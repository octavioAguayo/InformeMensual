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6662" w14:textId="77777777" w:rsidR="00393F07" w:rsidRPr="00E8291F" w:rsidRDefault="00F6272D">
      <w:pPr>
        <w:pStyle w:val="Ttulo"/>
        <w:rPr>
          <w:lang w:val="es-CL"/>
        </w:rPr>
      </w:pPr>
      <w:r w:rsidRPr="00E8291F">
        <w:rPr>
          <w:lang w:val="es-CL"/>
        </w:rPr>
        <w:t>Minuta coyuntural de empleo EFM 2026</w:t>
      </w:r>
    </w:p>
    <w:p w14:paraId="1DB0A84D" w14:textId="77777777" w:rsidR="00393F07" w:rsidRPr="00E8291F" w:rsidRDefault="00F6272D">
      <w:pPr>
        <w:pStyle w:val="Author"/>
        <w:rPr>
          <w:lang w:val="es-CL"/>
        </w:rPr>
      </w:pPr>
      <w:r w:rsidRPr="00E8291F">
        <w:rPr>
          <w:lang w:val="es-CL"/>
        </w:rPr>
        <w:t>División de Políticas de Empleo</w:t>
      </w:r>
    </w:p>
    <w:p w14:paraId="1D355EA0" w14:textId="77777777" w:rsidR="00393F07" w:rsidRPr="00E8291F" w:rsidRDefault="00F6272D">
      <w:pPr>
        <w:pStyle w:val="Ttulo1"/>
        <w:rPr>
          <w:lang w:val="es-CL"/>
        </w:rPr>
      </w:pPr>
      <w:bookmarkStart w:id="0" w:name="introducción"/>
      <w:r w:rsidRPr="00E8291F">
        <w:rPr>
          <w:b/>
          <w:bCs/>
          <w:lang w:val="es-CL"/>
        </w:rPr>
        <w:t>1. Introducción</w:t>
      </w:r>
    </w:p>
    <w:p w14:paraId="237BF2FF" w14:textId="126B8504" w:rsidR="00393F07" w:rsidRPr="00E8291F" w:rsidRDefault="00F6272D">
      <w:pPr>
        <w:pStyle w:val="FirstParagraph"/>
        <w:rPr>
          <w:lang w:val="es-CL"/>
        </w:rPr>
      </w:pPr>
      <w:r w:rsidRPr="00E8291F">
        <w:rPr>
          <w:lang w:val="es-CL"/>
        </w:rPr>
        <w:t xml:space="preserve">La presente minuta analiza la evolución actual de los principales indicadores del mercado laboral respecto de tres puntos de comparación: cambios ocurridos desde el </w:t>
      </w:r>
      <w:ins w:id="1" w:author="Ivo Farfán Romero" w:date="2026-05-28T10:15:00Z" w16du:dateUtc="2026-05-28T14:15:00Z">
        <w:r w:rsidR="00E8291F">
          <w:rPr>
            <w:lang w:val="es-CL"/>
          </w:rPr>
          <w:t xml:space="preserve">trimestre móvil </w:t>
        </w:r>
      </w:ins>
      <w:del w:id="2" w:author="Ivo Farfán Romero" w:date="2026-05-28T10:15:00Z" w16du:dateUtc="2026-05-28T14:15:00Z">
        <w:r w:rsidRPr="00E8291F" w:rsidDel="00E8291F">
          <w:rPr>
            <w:lang w:val="es-CL"/>
          </w:rPr>
          <w:delText xml:space="preserve">mes </w:delText>
        </w:r>
      </w:del>
      <w:r w:rsidRPr="00E8291F">
        <w:rPr>
          <w:lang w:val="es-CL"/>
        </w:rPr>
        <w:t xml:space="preserve">inmediatamente anterior, </w:t>
      </w:r>
      <w:del w:id="3" w:author="Ivo Farfán Romero" w:date="2026-05-28T10:15:00Z" w16du:dateUtc="2026-05-28T14:15:00Z">
        <w:r w:rsidRPr="00E8291F" w:rsidDel="00E8291F">
          <w:rPr>
            <w:lang w:val="es-CL"/>
          </w:rPr>
          <w:delText xml:space="preserve">desde </w:delText>
        </w:r>
      </w:del>
      <w:r w:rsidRPr="00E8291F">
        <w:rPr>
          <w:lang w:val="es-CL"/>
        </w:rPr>
        <w:t xml:space="preserve">el mismo </w:t>
      </w:r>
      <w:del w:id="4" w:author="Ivo Farfán Romero" w:date="2026-05-28T10:15:00Z" w16du:dateUtc="2026-05-28T14:15:00Z">
        <w:r w:rsidRPr="00E8291F" w:rsidDel="00E8291F">
          <w:rPr>
            <w:lang w:val="es-CL"/>
          </w:rPr>
          <w:delText xml:space="preserve">mes </w:delText>
        </w:r>
      </w:del>
      <w:ins w:id="5" w:author="Ivo Farfán Romero" w:date="2026-05-28T10:15:00Z" w16du:dateUtc="2026-05-28T14:15:00Z">
        <w:r w:rsidR="00E8291F">
          <w:rPr>
            <w:lang w:val="es-CL"/>
          </w:rPr>
          <w:t>trimestre</w:t>
        </w:r>
        <w:r w:rsidR="00E8291F" w:rsidRPr="00E8291F">
          <w:rPr>
            <w:lang w:val="es-CL"/>
          </w:rPr>
          <w:t xml:space="preserve"> </w:t>
        </w:r>
      </w:ins>
      <w:r w:rsidRPr="00E8291F">
        <w:rPr>
          <w:lang w:val="es-CL"/>
        </w:rPr>
        <w:t xml:space="preserve">del año anterior y </w:t>
      </w:r>
      <w:del w:id="6" w:author="Ivo Farfán Romero" w:date="2026-05-28T10:15:00Z" w16du:dateUtc="2026-05-28T14:15:00Z">
        <w:r w:rsidRPr="00E8291F" w:rsidDel="00E8291F">
          <w:rPr>
            <w:lang w:val="es-CL"/>
          </w:rPr>
          <w:delText xml:space="preserve">desde </w:delText>
        </w:r>
      </w:del>
      <w:r w:rsidRPr="00E8291F">
        <w:rPr>
          <w:lang w:val="es-CL"/>
        </w:rPr>
        <w:t>otras fechas significativas que permiten mirar el mediano plazo</w:t>
      </w:r>
      <w:commentRangeStart w:id="7"/>
      <w:r w:rsidRPr="00E8291F">
        <w:rPr>
          <w:lang w:val="es-CL"/>
        </w:rPr>
        <w:t xml:space="preserve">. En primer término daremos un vistazo a la </w:t>
      </w:r>
      <w:del w:id="8" w:author="Ivo Farfán Romero" w:date="2026-05-28T10:15:00Z" w16du:dateUtc="2026-05-28T14:15:00Z">
        <w:r w:rsidRPr="00E8291F" w:rsidDel="00E8291F">
          <w:rPr>
            <w:lang w:val="es-CL"/>
          </w:rPr>
          <w:delText>evolucion</w:delText>
        </w:r>
      </w:del>
      <w:ins w:id="9" w:author="Ivo Farfán Romero" w:date="2026-05-28T10:15:00Z" w16du:dateUtc="2026-05-28T14:15:00Z">
        <w:r w:rsidR="00E8291F" w:rsidRPr="00E8291F">
          <w:rPr>
            <w:lang w:val="es-CL"/>
          </w:rPr>
          <w:t>evolución</w:t>
        </w:r>
      </w:ins>
      <w:r w:rsidRPr="00E8291F">
        <w:rPr>
          <w:lang w:val="es-CL"/>
        </w:rPr>
        <w:t xml:space="preserve"> post </w:t>
      </w:r>
      <w:del w:id="10" w:author="Ivo Farfán Romero" w:date="2026-05-28T10:15:00Z" w16du:dateUtc="2026-05-28T14:15:00Z">
        <w:r w:rsidRPr="00E8291F" w:rsidDel="00E8291F">
          <w:rPr>
            <w:lang w:val="es-CL"/>
          </w:rPr>
          <w:delText>covid</w:delText>
        </w:r>
      </w:del>
      <w:ins w:id="11" w:author="Ivo Farfán Romero" w:date="2026-05-28T10:15:00Z" w16du:dateUtc="2026-05-28T14:15:00Z">
        <w:r w:rsidR="00E8291F" w:rsidRPr="00E8291F">
          <w:rPr>
            <w:lang w:val="es-CL"/>
          </w:rPr>
          <w:t>COVID</w:t>
        </w:r>
      </w:ins>
      <w:r w:rsidRPr="00E8291F">
        <w:rPr>
          <w:lang w:val="es-CL"/>
        </w:rPr>
        <w:t xml:space="preserve"> del empleo, </w:t>
      </w:r>
      <w:commentRangeStart w:id="12"/>
      <w:r w:rsidRPr="00E8291F">
        <w:rPr>
          <w:lang w:val="es-CL"/>
        </w:rPr>
        <w:t>mientras que el gráfico siguiente muestra el crecimiento de variables seleccionadas post pandemia.</w:t>
      </w:r>
      <w:commentRangeEnd w:id="12"/>
      <w:r w:rsidR="00E8291F" w:rsidRPr="00E8291F">
        <w:rPr>
          <w:rStyle w:val="Refdecomentario"/>
          <w:sz w:val="24"/>
          <w:szCs w:val="24"/>
          <w:lang w:val="es-CL"/>
        </w:rPr>
        <w:commentReference w:id="12"/>
      </w:r>
      <w:r w:rsidRPr="00E8291F">
        <w:rPr>
          <w:lang w:val="es-CL"/>
        </w:rPr>
        <w:t xml:space="preserve"> Además, se observa que cualquier fecha de corte anterior a mayo del 2023 presenta un fuerte crecimiento, explicado en su mayoría por la recuperación post COVID.</w:t>
      </w:r>
      <w:commentRangeEnd w:id="7"/>
      <w:r w:rsidR="00254F8D" w:rsidRPr="00E8291F">
        <w:rPr>
          <w:rStyle w:val="Refdecomentario"/>
          <w:sz w:val="24"/>
          <w:szCs w:val="24"/>
          <w:lang w:val="es-CL"/>
        </w:rPr>
        <w:commentReference w:id="7"/>
      </w:r>
    </w:p>
    <w:p w14:paraId="6525F66D" w14:textId="1685C53E" w:rsidR="00393F07" w:rsidRPr="00E8291F" w:rsidRDefault="00F6272D">
      <w:pPr>
        <w:pStyle w:val="Textoindependiente"/>
        <w:rPr>
          <w:lang w:val="es-CL"/>
        </w:rPr>
      </w:pPr>
      <w:commentRangeStart w:id="13"/>
      <w:del w:id="14" w:author="Ivo Farfán Romero" w:date="2026-05-28T10:29:00Z" w16du:dateUtc="2026-05-28T14:29:00Z">
        <w:r w:rsidRPr="00E8291F" w:rsidDel="00254F8D">
          <w:rPr>
            <w:lang w:val="es-CL"/>
          </w:rPr>
          <w:delText xml:space="preserve">Los indicadores del mercado laboral registran variaciones respecto del mes inmediatamente anterior, tanto en tasas como en niveles. En particular, la </w:delText>
        </w:r>
      </w:del>
      <w:ins w:id="15" w:author="Ivo Farfán Romero" w:date="2026-05-28T10:29:00Z" w16du:dateUtc="2026-05-28T14:29:00Z">
        <w:r w:rsidR="00254F8D">
          <w:rPr>
            <w:lang w:val="es-CL"/>
          </w:rPr>
          <w:t>L</w:t>
        </w:r>
        <w:r w:rsidR="00254F8D" w:rsidRPr="00E8291F">
          <w:rPr>
            <w:lang w:val="es-CL"/>
          </w:rPr>
          <w:t xml:space="preserve">a </w:t>
        </w:r>
      </w:ins>
      <w:r w:rsidRPr="00E8291F">
        <w:rPr>
          <w:lang w:val="es-CL"/>
        </w:rPr>
        <w:t xml:space="preserve">ocupación alcanzó 9,4 millones de personas </w:t>
      </w:r>
      <w:ins w:id="16" w:author="Ivo Farfán Romero" w:date="2026-05-28T10:29:00Z" w16du:dateUtc="2026-05-28T14:29:00Z">
        <w:r w:rsidR="00254F8D">
          <w:rPr>
            <w:lang w:val="es-CL"/>
          </w:rPr>
          <w:t xml:space="preserve">en el trimestre </w:t>
        </w:r>
      </w:ins>
      <w:ins w:id="17" w:author="Ivo Farfán Romero" w:date="2026-05-28T10:30:00Z" w16du:dateUtc="2026-05-28T14:30:00Z">
        <w:r w:rsidR="00254F8D">
          <w:rPr>
            <w:lang w:val="es-CL"/>
          </w:rPr>
          <w:t xml:space="preserve">febrero – abril de 2026. </w:t>
        </w:r>
      </w:ins>
      <w:del w:id="18" w:author="Ivo Farfán Romero" w:date="2026-05-28T10:30:00Z" w16du:dateUtc="2026-05-28T14:30:00Z">
        <w:r w:rsidRPr="00E8291F" w:rsidDel="00254F8D">
          <w:rPr>
            <w:lang w:val="es-CL"/>
          </w:rPr>
          <w:delText>y</w:delText>
        </w:r>
      </w:del>
      <w:r w:rsidRPr="00E8291F">
        <w:rPr>
          <w:lang w:val="es-CL"/>
        </w:rPr>
        <w:t xml:space="preserve"> disminuy</w:t>
      </w:r>
      <w:ins w:id="19" w:author="Ivo Farfán Romero" w:date="2026-05-28T10:30:00Z" w16du:dateUtc="2026-05-28T14:30:00Z">
        <w:r w:rsidR="00254F8D">
          <w:rPr>
            <w:lang w:val="es-CL"/>
          </w:rPr>
          <w:t>endo</w:t>
        </w:r>
      </w:ins>
      <w:del w:id="20" w:author="Ivo Farfán Romero" w:date="2026-05-28T10:30:00Z" w16du:dateUtc="2026-05-28T14:30:00Z">
        <w:r w:rsidRPr="00E8291F" w:rsidDel="00254F8D">
          <w:rPr>
            <w:lang w:val="es-CL"/>
          </w:rPr>
          <w:delText>ó</w:delText>
        </w:r>
      </w:del>
      <w:r w:rsidRPr="00E8291F">
        <w:rPr>
          <w:lang w:val="es-CL"/>
        </w:rPr>
        <w:t xml:space="preserve"> en 57.435 empleos</w:t>
      </w:r>
      <w:ins w:id="21" w:author="Ivo Farfán Romero" w:date="2026-05-28T10:30:00Z" w16du:dateUtc="2026-05-28T14:30:00Z">
        <w:r w:rsidR="00254F8D">
          <w:rPr>
            <w:lang w:val="es-CL"/>
          </w:rPr>
          <w:t xml:space="preserve"> respecto al trimestre móvil anterior.</w:t>
        </w:r>
      </w:ins>
      <w:del w:id="22" w:author="Ivo Farfán Romero" w:date="2026-05-28T10:30:00Z" w16du:dateUtc="2026-05-28T14:30:00Z">
        <w:r w:rsidRPr="00E8291F" w:rsidDel="00254F8D">
          <w:rPr>
            <w:lang w:val="es-CL"/>
          </w:rPr>
          <w:delText>,</w:delText>
        </w:r>
      </w:del>
      <w:r w:rsidRPr="00E8291F">
        <w:rPr>
          <w:lang w:val="es-CL"/>
        </w:rPr>
        <w:t xml:space="preserve"> </w:t>
      </w:r>
      <w:ins w:id="23" w:author="Ivo Farfán Romero" w:date="2026-05-28T10:30:00Z" w16du:dateUtc="2026-05-28T14:30:00Z">
        <w:r w:rsidR="00254F8D">
          <w:rPr>
            <w:lang w:val="es-CL"/>
          </w:rPr>
          <w:t>M</w:t>
        </w:r>
      </w:ins>
      <w:del w:id="24" w:author="Ivo Farfán Romero" w:date="2026-05-28T10:30:00Z" w16du:dateUtc="2026-05-28T14:30:00Z">
        <w:r w:rsidRPr="00E8291F" w:rsidDel="00254F8D">
          <w:rPr>
            <w:lang w:val="es-CL"/>
          </w:rPr>
          <w:delText>m</w:delText>
        </w:r>
      </w:del>
      <w:r w:rsidRPr="00E8291F">
        <w:rPr>
          <w:lang w:val="es-CL"/>
        </w:rPr>
        <w:t>ientras que la tasa de desocupación llegó a 8,9%</w:t>
      </w:r>
      <w:ins w:id="25" w:author="Ivo Farfán Romero" w:date="2026-05-28T10:31:00Z" w16du:dateUtc="2026-05-28T14:31:00Z">
        <w:r w:rsidR="00254F8D">
          <w:rPr>
            <w:lang w:val="es-CL"/>
          </w:rPr>
          <w:t>,</w:t>
        </w:r>
      </w:ins>
      <w:del w:id="26" w:author="Ivo Farfán Romero" w:date="2026-05-28T10:31:00Z" w16du:dateUtc="2026-05-28T14:31:00Z">
        <w:r w:rsidRPr="00E8291F" w:rsidDel="00254F8D">
          <w:rPr>
            <w:lang w:val="es-CL"/>
          </w:rPr>
          <w:delText xml:space="preserve"> y </w:delText>
        </w:r>
      </w:del>
      <w:r w:rsidRPr="00E8291F">
        <w:rPr>
          <w:lang w:val="es-CL"/>
        </w:rPr>
        <w:t>aument</w:t>
      </w:r>
      <w:ins w:id="27" w:author="Ivo Farfán Romero" w:date="2026-05-28T10:31:00Z" w16du:dateUtc="2026-05-28T14:31:00Z">
        <w:r w:rsidR="00254F8D">
          <w:rPr>
            <w:lang w:val="es-CL"/>
          </w:rPr>
          <w:t>ando</w:t>
        </w:r>
      </w:ins>
      <w:del w:id="28" w:author="Ivo Farfán Romero" w:date="2026-05-28T10:31:00Z" w16du:dateUtc="2026-05-28T14:31:00Z">
        <w:r w:rsidRPr="00E8291F" w:rsidDel="00254F8D">
          <w:rPr>
            <w:lang w:val="es-CL"/>
          </w:rPr>
          <w:delText>ó</w:delText>
        </w:r>
      </w:del>
      <w:r w:rsidRPr="00E8291F">
        <w:rPr>
          <w:lang w:val="es-CL"/>
        </w:rPr>
        <w:t xml:space="preserve"> en 0,6 pp. </w:t>
      </w:r>
      <w:ins w:id="29" w:author="Ivo Farfán Romero" w:date="2026-05-28T10:31:00Z" w16du:dateUtc="2026-05-28T14:31:00Z">
        <w:r w:rsidR="00254F8D">
          <w:rPr>
            <w:lang w:val="es-CL"/>
          </w:rPr>
          <w:t xml:space="preserve">respecto al trimestre anterior </w:t>
        </w:r>
      </w:ins>
      <w:del w:id="30" w:author="Ivo Farfán Romero" w:date="2026-05-28T10:31:00Z" w16du:dateUtc="2026-05-28T14:31:00Z">
        <w:r w:rsidRPr="00E8291F" w:rsidDel="00254F8D">
          <w:rPr>
            <w:lang w:val="es-CL"/>
          </w:rPr>
          <w:delText>en un mes</w:delText>
        </w:r>
      </w:del>
      <w:r w:rsidRPr="00E8291F">
        <w:rPr>
          <w:lang w:val="es-CL"/>
        </w:rPr>
        <w:t xml:space="preserve">. </w:t>
      </w:r>
      <w:del w:id="31" w:author="Ivo Farfán Romero" w:date="2026-05-28T10:31:00Z" w16du:dateUtc="2026-05-28T14:31:00Z">
        <w:r w:rsidRPr="00E8291F" w:rsidDel="00254F8D">
          <w:rPr>
            <w:lang w:val="es-CL"/>
          </w:rPr>
          <w:delText>Asimismo</w:delText>
        </w:r>
      </w:del>
      <w:ins w:id="32" w:author="Ivo Farfán Romero" w:date="2026-05-28T10:31:00Z" w16du:dateUtc="2026-05-28T14:31:00Z">
        <w:r w:rsidR="00254F8D">
          <w:rPr>
            <w:lang w:val="es-CL"/>
          </w:rPr>
          <w:t>Por su parte</w:t>
        </w:r>
      </w:ins>
      <w:r w:rsidRPr="00E8291F">
        <w:rPr>
          <w:lang w:val="es-CL"/>
        </w:rPr>
        <w:t>, la tasa de participación se mantuvo sin variación en el mismo período</w:t>
      </w:r>
      <w:ins w:id="33" w:author="Ivo Farfán Romero" w:date="2026-05-28T10:31:00Z" w16du:dateUtc="2026-05-28T14:31:00Z">
        <w:r w:rsidR="00254F8D">
          <w:rPr>
            <w:lang w:val="es-CL"/>
          </w:rPr>
          <w:t xml:space="preserve"> ubicándose en </w:t>
        </w:r>
      </w:ins>
      <w:ins w:id="34" w:author="Ivo Farfán Romero" w:date="2026-05-28T10:32:00Z" w16du:dateUtc="2026-05-28T14:32:00Z">
        <w:r w:rsidR="00254F8D">
          <w:rPr>
            <w:lang w:val="es-CL"/>
          </w:rPr>
          <w:t>62,3%.</w:t>
        </w:r>
      </w:ins>
      <w:del w:id="35" w:author="Ivo Farfán Romero" w:date="2026-05-28T10:32:00Z" w16du:dateUtc="2026-05-28T14:32:00Z">
        <w:r w:rsidRPr="00E8291F" w:rsidDel="00254F8D">
          <w:rPr>
            <w:lang w:val="es-CL"/>
          </w:rPr>
          <w:delText xml:space="preserve"> y </w:delText>
        </w:r>
      </w:del>
      <w:ins w:id="36" w:author="Ivo Farfán Romero" w:date="2026-05-28T10:32:00Z" w16du:dateUtc="2026-05-28T14:32:00Z">
        <w:r w:rsidR="00254F8D">
          <w:rPr>
            <w:lang w:val="es-CL"/>
          </w:rPr>
          <w:t xml:space="preserve">Por último, </w:t>
        </w:r>
      </w:ins>
      <w:r w:rsidRPr="00E8291F">
        <w:rPr>
          <w:lang w:val="es-CL"/>
        </w:rPr>
        <w:t xml:space="preserve">la tasa de informalidad se mantuvo </w:t>
      </w:r>
      <w:del w:id="37" w:author="Ivo Farfán Romero" w:date="2026-05-28T10:18:00Z" w16du:dateUtc="2026-05-28T14:18:00Z">
        <w:r w:rsidRPr="00E8291F" w:rsidDel="00E8291F">
          <w:rPr>
            <w:lang w:val="es-CL"/>
          </w:rPr>
          <w:delText>estable .</w:delText>
        </w:r>
      </w:del>
      <w:ins w:id="38" w:author="Ivo Farfán Romero" w:date="2026-05-28T10:18:00Z" w16du:dateUtc="2026-05-28T14:18:00Z">
        <w:r w:rsidR="00E8291F" w:rsidRPr="00E8291F">
          <w:rPr>
            <w:lang w:val="es-CL"/>
          </w:rPr>
          <w:t>estable</w:t>
        </w:r>
      </w:ins>
      <w:ins w:id="39" w:author="Ivo Farfán Romero" w:date="2026-05-28T10:32:00Z" w16du:dateUtc="2026-05-28T14:32:00Z">
        <w:r w:rsidR="00254F8D">
          <w:rPr>
            <w:lang w:val="es-CL"/>
          </w:rPr>
          <w:t xml:space="preserve"> en 26,5%</w:t>
        </w:r>
      </w:ins>
      <w:ins w:id="40" w:author="Ivo Farfán Romero" w:date="2026-05-28T10:18:00Z" w16du:dateUtc="2026-05-28T14:18:00Z">
        <w:r w:rsidR="00E8291F" w:rsidRPr="00E8291F">
          <w:rPr>
            <w:lang w:val="es-CL"/>
          </w:rPr>
          <w:t>.</w:t>
        </w:r>
      </w:ins>
      <w:r w:rsidRPr="00E8291F">
        <w:rPr>
          <w:lang w:val="es-CL"/>
        </w:rPr>
        <w:t xml:space="preserve"> En términos de niveles, las personas desocupadas alcanzaron 925.111 y la fuerza de trabajo llegó a 10,4 millones de personas.</w:t>
      </w:r>
      <w:commentRangeEnd w:id="13"/>
      <w:r w:rsidR="008917E9" w:rsidRPr="00E8291F">
        <w:rPr>
          <w:rStyle w:val="Refdecomentario"/>
          <w:sz w:val="24"/>
          <w:szCs w:val="24"/>
          <w:lang w:val="es-CL"/>
        </w:rPr>
        <w:commentReference w:id="13"/>
      </w:r>
    </w:p>
    <w:p w14:paraId="7C6BB2F9" w14:textId="535DFD85" w:rsidR="00393F07" w:rsidRPr="00E8291F" w:rsidRDefault="00F6272D">
      <w:pPr>
        <w:pStyle w:val="Textoindependiente"/>
        <w:rPr>
          <w:lang w:val="es-CL"/>
        </w:rPr>
      </w:pPr>
      <w:r w:rsidRPr="00E8291F">
        <w:rPr>
          <w:lang w:val="es-CL"/>
        </w:rPr>
        <w:t xml:space="preserve">Finalmente, tras el severo deterioro provocado por la crisis sanitaria del COVID-19 y el Estallido Social, el mercado laboral continúa mostrando variaciones interanuales positivas, en parte favorecidas por una base de comparación aún debilitada. Sin embargo, en los últimos </w:t>
      </w:r>
      <w:del w:id="41" w:author="Ivo Farfán Romero" w:date="2026-05-28T10:33:00Z" w16du:dateUtc="2026-05-28T14:33:00Z">
        <w:r w:rsidRPr="00E8291F" w:rsidDel="00254F8D">
          <w:rPr>
            <w:lang w:val="es-CL"/>
          </w:rPr>
          <w:delText>meses</w:delText>
        </w:r>
      </w:del>
      <w:ins w:id="42" w:author="Ivo Farfán Romero" w:date="2026-05-28T10:33:00Z" w16du:dateUtc="2026-05-28T14:33:00Z">
        <w:r w:rsidR="00254F8D">
          <w:rPr>
            <w:lang w:val="es-CL"/>
          </w:rPr>
          <w:t>trimestres</w:t>
        </w:r>
      </w:ins>
      <w:r w:rsidRPr="00E8291F">
        <w:rPr>
          <w:lang w:val="es-CL"/>
        </w:rPr>
        <w:t xml:space="preserve">, el </w:t>
      </w:r>
      <w:ins w:id="43" w:author="Ivo Farfán Romero" w:date="2026-05-28T10:35:00Z" w16du:dateUtc="2026-05-28T14:35:00Z">
        <w:r w:rsidR="00254F8D">
          <w:rPr>
            <w:lang w:val="es-CL"/>
          </w:rPr>
          <w:t xml:space="preserve">mercado laboral </w:t>
        </w:r>
      </w:ins>
      <w:del w:id="44" w:author="Ivo Farfán Romero" w:date="2026-05-28T10:35:00Z" w16du:dateUtc="2026-05-28T14:35:00Z">
        <w:r w:rsidRPr="00E8291F" w:rsidDel="00254F8D">
          <w:rPr>
            <w:lang w:val="es-CL"/>
          </w:rPr>
          <w:delText xml:space="preserve">crecimiento del empleo </w:delText>
        </w:r>
      </w:del>
      <w:ins w:id="45" w:author="Ivo Farfán Romero" w:date="2026-05-28T10:35:00Z" w16du:dateUtc="2026-05-28T14:35:00Z">
        <w:r w:rsidR="00254F8D">
          <w:rPr>
            <w:lang w:val="es-CL"/>
          </w:rPr>
          <w:t xml:space="preserve">muestra un deterioro de los ocupados formales y un aumento de </w:t>
        </w:r>
      </w:ins>
      <w:del w:id="46" w:author="Ivo Farfán Romero" w:date="2026-05-28T10:35:00Z" w16du:dateUtc="2026-05-28T14:35:00Z">
        <w:r w:rsidRPr="00E8291F" w:rsidDel="00254F8D">
          <w:rPr>
            <w:lang w:val="es-CL"/>
          </w:rPr>
          <w:delText xml:space="preserve">ha sido impulsado principalmente por </w:delText>
        </w:r>
      </w:del>
      <w:r w:rsidRPr="00E8291F">
        <w:rPr>
          <w:lang w:val="es-CL"/>
        </w:rPr>
        <w:t>ocupaciones informales, con las implicancias de precariedad y menor protección laboral asociadas a esta condición.</w:t>
      </w:r>
    </w:p>
    <w:p w14:paraId="4ABDF291" w14:textId="77777777" w:rsidR="00393F07" w:rsidRDefault="00F6272D">
      <w:pPr>
        <w:pStyle w:val="Textoindependiente"/>
      </w:pPr>
      <w:r>
        <w:rPr>
          <w:noProof/>
        </w:rPr>
        <w:lastRenderedPageBreak/>
        <w:drawing>
          <wp:inline distT="0" distB="0" distL="0" distR="0" wp14:anchorId="5E09F1CF" wp14:editId="3E8E8776">
            <wp:extent cx="6324600" cy="379476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nformeMensualDivision_files/figure-docx/unnamed-chunk-1-1.png"/>
                    <pic:cNvPicPr>
                      <a:picLocks noChangeAspect="1" noChangeArrowheads="1"/>
                    </pic:cNvPicPr>
                  </pic:nvPicPr>
                  <pic:blipFill>
                    <a:blip r:embed="rId12"/>
                    <a:stretch>
                      <a:fillRect/>
                    </a:stretch>
                  </pic:blipFill>
                  <pic:spPr bwMode="auto">
                    <a:xfrm>
                      <a:off x="0" y="0"/>
                      <a:ext cx="6324600" cy="3794760"/>
                    </a:xfrm>
                    <a:prstGeom prst="rect">
                      <a:avLst/>
                    </a:prstGeom>
                    <a:noFill/>
                    <a:ln w="9525">
                      <a:noFill/>
                      <a:headEnd/>
                      <a:tailEnd/>
                    </a:ln>
                  </pic:spPr>
                </pic:pic>
              </a:graphicData>
            </a:graphic>
          </wp:inline>
        </w:drawing>
      </w:r>
    </w:p>
    <w:p w14:paraId="740F851B" w14:textId="77777777" w:rsidR="00393F07" w:rsidRPr="00E8291F" w:rsidRDefault="00F6272D">
      <w:pPr>
        <w:pStyle w:val="Ttulo1"/>
        <w:rPr>
          <w:lang w:val="es-CL"/>
        </w:rPr>
      </w:pPr>
      <w:bookmarkStart w:id="47" w:name="Xebca37094f771dc69512ce2e5f72f79c919b674"/>
      <w:bookmarkEnd w:id="0"/>
      <w:r w:rsidRPr="00E8291F">
        <w:rPr>
          <w:b/>
          <w:bCs/>
          <w:lang w:val="es-CL"/>
        </w:rPr>
        <w:t>2. Ideas fuerza e indicadores principales del mercado laboral</w:t>
      </w:r>
    </w:p>
    <w:p w14:paraId="1272543F" w14:textId="77777777" w:rsidR="00393F07" w:rsidRPr="00E8291F" w:rsidRDefault="00F6272D">
      <w:pPr>
        <w:pStyle w:val="FirstParagraph"/>
        <w:rPr>
          <w:lang w:val="es-CL"/>
        </w:rPr>
      </w:pPr>
      <w:r w:rsidRPr="00E8291F">
        <w:rPr>
          <w:lang w:val="es-CL"/>
        </w:rPr>
        <w:t xml:space="preserve">• En el trimestre EFM - 2026, </w:t>
      </w:r>
      <w:r w:rsidRPr="00E8291F">
        <w:rPr>
          <w:b/>
          <w:bCs/>
          <w:lang w:val="es-CL"/>
        </w:rPr>
        <w:t>la tasa de participación laboral fue de 62,3%</w:t>
      </w:r>
      <w:r w:rsidRPr="00E8291F">
        <w:rPr>
          <w:lang w:val="es-CL"/>
        </w:rPr>
        <w:t>, con una variación interanual de -0,1 pp., y se mantuvo sin variación respecto a la medición del trimestre móvil anterior.</w:t>
      </w:r>
    </w:p>
    <w:p w14:paraId="4716BD0B" w14:textId="77777777" w:rsidR="00393F07" w:rsidRPr="00E8291F" w:rsidRDefault="00F6272D">
      <w:pPr>
        <w:pStyle w:val="Textoindependiente"/>
        <w:rPr>
          <w:lang w:val="es-CL"/>
        </w:rPr>
      </w:pPr>
      <w:r w:rsidRPr="00E8291F">
        <w:rPr>
          <w:lang w:val="es-CL"/>
        </w:rPr>
        <w:t xml:space="preserve">• Por su parte, </w:t>
      </w:r>
      <w:r w:rsidRPr="00E8291F">
        <w:rPr>
          <w:b/>
          <w:bCs/>
          <w:lang w:val="es-CL"/>
        </w:rPr>
        <w:t>la tasa de desocupación nacional se situó en un 8,9%, mostrando un aumento de 0,2 pp. interanual, y un aumento de 0,6 pp. respecto a la medición del trimestre móvil anterior</w:t>
      </w:r>
      <w:r w:rsidRPr="00E8291F">
        <w:rPr>
          <w:lang w:val="es-CL"/>
        </w:rPr>
        <w:t>. Particularmente, la tasa de desocupación femenina se situó en 10%, presentando un aumento de 0,5 pp. interanual, y un aumento de 1 pp. respecto del trimestre móvil anterior. Esto es equivalente a un aumento de 45.354 personas desocupadas respecto al año anterior y una disminución de 57.435 personas desocupadas respecto al trimestre anterior.</w:t>
      </w:r>
    </w:p>
    <w:p w14:paraId="4E5F25C3" w14:textId="0D6EFFA0" w:rsidR="00393F07" w:rsidRPr="00E8291F" w:rsidRDefault="00F6272D">
      <w:pPr>
        <w:pStyle w:val="Textoindependiente"/>
        <w:rPr>
          <w:lang w:val="es-CL"/>
        </w:rPr>
      </w:pPr>
      <w:r w:rsidRPr="00E8291F">
        <w:rPr>
          <w:lang w:val="es-CL"/>
        </w:rPr>
        <w:t xml:space="preserve">• En doce meses, </w:t>
      </w:r>
      <w:r w:rsidRPr="00E8291F">
        <w:rPr>
          <w:b/>
          <w:bCs/>
          <w:lang w:val="es-CL"/>
        </w:rPr>
        <w:t>los ocupados aumentaron en 0,5 %, lo que constituye un aumento de 45.354 personas más a nivel nacional</w:t>
      </w:r>
      <w:r w:rsidRPr="00E8291F">
        <w:rPr>
          <w:lang w:val="es-CL"/>
        </w:rPr>
        <w:t xml:space="preserve">. Al verlo por género, la </w:t>
      </w:r>
      <w:del w:id="48" w:author="Ivo Farfán Romero" w:date="2026-05-28T10:40:00Z" w16du:dateUtc="2026-05-28T14:40:00Z">
        <w:r w:rsidRPr="00E8291F" w:rsidDel="008917E9">
          <w:rPr>
            <w:lang w:val="es-CL"/>
          </w:rPr>
          <w:delText>ocupacion</w:delText>
        </w:r>
      </w:del>
      <w:ins w:id="49" w:author="Ivo Farfán Romero" w:date="2026-05-28T10:40:00Z" w16du:dateUtc="2026-05-28T14:40:00Z">
        <w:r w:rsidR="008917E9" w:rsidRPr="00E8291F">
          <w:rPr>
            <w:lang w:val="es-CL"/>
          </w:rPr>
          <w:t>ocupación</w:t>
        </w:r>
      </w:ins>
      <w:r w:rsidRPr="00E8291F">
        <w:rPr>
          <w:lang w:val="es-CL"/>
        </w:rPr>
        <w:t xml:space="preserve"> en hombres no presenta cambios significativos, con una variación de -4.576 empleos, mientras que en mujeres presenta un aumento de 49.930 empleos.</w:t>
      </w:r>
    </w:p>
    <w:p w14:paraId="333890B8" w14:textId="24E35DE8" w:rsidR="00393F07" w:rsidRPr="00E8291F" w:rsidRDefault="00F6272D">
      <w:pPr>
        <w:pStyle w:val="Textoindependiente"/>
        <w:rPr>
          <w:lang w:val="es-CL"/>
        </w:rPr>
      </w:pPr>
      <w:r w:rsidRPr="00E8291F">
        <w:rPr>
          <w:lang w:val="es-CL"/>
        </w:rPr>
        <w:t xml:space="preserve">• En cuanto al empleo formal, </w:t>
      </w:r>
      <w:r w:rsidRPr="00E8291F">
        <w:rPr>
          <w:b/>
          <w:bCs/>
          <w:lang w:val="es-CL"/>
        </w:rPr>
        <w:t>en doce meses disminuyó en 33.278 empleos formales a nivel nacional</w:t>
      </w:r>
      <w:r w:rsidRPr="00E8291F">
        <w:rPr>
          <w:lang w:val="es-CL"/>
        </w:rPr>
        <w:t xml:space="preserve">, entre los cuales hay una disminución de 38.162 empleos formales de los hombres y </w:t>
      </w:r>
      <w:r w:rsidRPr="00E8291F">
        <w:rPr>
          <w:lang w:val="es-CL"/>
        </w:rPr>
        <w:lastRenderedPageBreak/>
        <w:t>un aumento de 4.884</w:t>
      </w:r>
      <w:del w:id="50" w:author="Ivo Farfán Romero" w:date="2026-05-28T10:42:00Z" w16du:dateUtc="2026-05-28T14:42:00Z">
        <w:r w:rsidRPr="00E8291F" w:rsidDel="008917E9">
          <w:rPr>
            <w:lang w:val="es-CL"/>
          </w:rPr>
          <w:delText>,8</w:delText>
        </w:r>
      </w:del>
      <w:r w:rsidRPr="00E8291F">
        <w:rPr>
          <w:lang w:val="es-CL"/>
        </w:rPr>
        <w:t xml:space="preserve"> empleos formales de las mujeres. Particularmente, los empleos formales dependientes disminuyeron en </w:t>
      </w:r>
      <w:del w:id="51" w:author="Ivo Farfán Romero" w:date="2026-05-28T10:42:00Z" w16du:dateUtc="2026-05-28T14:42:00Z">
        <w:r w:rsidRPr="00E8291F" w:rsidDel="008917E9">
          <w:rPr>
            <w:lang w:val="es-CL"/>
          </w:rPr>
          <w:delText>80.000 .</w:delText>
        </w:r>
      </w:del>
      <w:ins w:id="52" w:author="Ivo Farfán Romero" w:date="2026-05-28T10:42:00Z" w16du:dateUtc="2026-05-28T14:42:00Z">
        <w:r w:rsidR="008917E9" w:rsidRPr="00E8291F">
          <w:rPr>
            <w:lang w:val="es-CL"/>
          </w:rPr>
          <w:t>80.000.</w:t>
        </w:r>
      </w:ins>
    </w:p>
    <w:p w14:paraId="1C14A562" w14:textId="77777777" w:rsidR="00393F07" w:rsidRPr="00E8291F" w:rsidRDefault="00F6272D">
      <w:pPr>
        <w:pStyle w:val="Textoindependiente"/>
        <w:rPr>
          <w:lang w:val="es-CL"/>
        </w:rPr>
      </w:pPr>
      <w:r w:rsidRPr="00E8291F">
        <w:rPr>
          <w:lang w:val="es-CL"/>
        </w:rPr>
        <w:t xml:space="preserve">• Las brechas de género en las tasas de desocupación y de participación continúan siendo significativas. </w:t>
      </w:r>
      <w:r w:rsidRPr="00E8291F">
        <w:rPr>
          <w:b/>
          <w:bCs/>
          <w:lang w:val="es-CL"/>
        </w:rPr>
        <w:t>La tasa de desocupación fue de -1,9 pp. mayor entre las mujeres y la brecha en la tasa de participación fue de 18,1 pp.</w:t>
      </w:r>
    </w:p>
    <w:p w14:paraId="5F195F77" w14:textId="77777777" w:rsidR="00393F07" w:rsidRPr="00E8291F" w:rsidRDefault="00F6272D">
      <w:pPr>
        <w:pStyle w:val="Textoindependiente"/>
        <w:rPr>
          <w:lang w:val="es-CL"/>
        </w:rPr>
      </w:pPr>
      <w:r w:rsidRPr="00E8291F">
        <w:rPr>
          <w:lang w:val="es-CL"/>
        </w:rPr>
        <w:t xml:space="preserve">• Respecto a la informalidad laboral, </w:t>
      </w:r>
      <w:r w:rsidRPr="00E8291F">
        <w:rPr>
          <w:b/>
          <w:bCs/>
          <w:lang w:val="es-CL"/>
        </w:rPr>
        <w:t>la estimación de la tasa de ocupación informal fue de 26,5%, mostrando un aumento de 0,7 pp. interanual, y se mantuvo sin variación respecto a la medición del trimestre móvil anterior</w:t>
      </w:r>
      <w:r w:rsidRPr="00E8291F">
        <w:rPr>
          <w:lang w:val="es-CL"/>
        </w:rPr>
        <w:t>. En términos de cantidades, a la fecha, las personas ocupadas informales son 2.498.665 con un aumento de 78.632 a nivel nacional respecto del mismo trimestre del año anterior, y una disminución de 19.010 respecto al trimestre anterior.</w:t>
      </w:r>
    </w:p>
    <w:p w14:paraId="6B704147" w14:textId="77777777" w:rsidR="00393F07" w:rsidRPr="00E8291F" w:rsidRDefault="00393F07">
      <w:pPr>
        <w:pStyle w:val="Textoindependiente"/>
        <w:rPr>
          <w:lang w:val="es-CL"/>
        </w:rPr>
      </w:pPr>
    </w:p>
    <w:tbl>
      <w:tblPr>
        <w:tblW w:w="0" w:type="auto"/>
        <w:jc w:val="center"/>
        <w:tblLayout w:type="fixed"/>
        <w:tblLook w:val="0420" w:firstRow="1" w:lastRow="0" w:firstColumn="0" w:lastColumn="0" w:noHBand="0" w:noVBand="1"/>
      </w:tblPr>
      <w:tblGrid>
        <w:gridCol w:w="1872"/>
        <w:gridCol w:w="1872"/>
        <w:gridCol w:w="1584"/>
        <w:gridCol w:w="1584"/>
        <w:gridCol w:w="1584"/>
      </w:tblGrid>
      <w:tr w:rsidR="00393F07" w:rsidRPr="00E8291F" w14:paraId="2D271EE3" w14:textId="77777777">
        <w:trPr>
          <w:cantSplit/>
          <w:tblHeader/>
          <w:jc w:val="center"/>
        </w:trPr>
        <w:tc>
          <w:tcPr>
            <w:tcW w:w="8496" w:type="dxa"/>
            <w:gridSpan w:val="5"/>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C8533F5" w14:textId="77777777" w:rsidR="00393F07" w:rsidRPr="00E8291F"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b/>
                <w:color w:val="000000"/>
                <w:sz w:val="18"/>
                <w:szCs w:val="18"/>
                <w:lang w:val="es-CL"/>
              </w:rPr>
            </w:pPr>
            <w:r w:rsidRPr="00E8291F">
              <w:rPr>
                <w:rFonts w:ascii="Arial Narrow" w:eastAsia="Arial Narrow" w:hAnsi="Arial Narrow" w:cs="Arial Narrow"/>
                <w:b/>
                <w:color w:val="000000"/>
                <w:sz w:val="18"/>
                <w:szCs w:val="18"/>
                <w:lang w:val="es-CL"/>
              </w:rPr>
              <w:t>Tabla 1: Cambios trimestrales e interanuales en indicadores claves, febrero 2026</w:t>
            </w:r>
          </w:p>
        </w:tc>
      </w:tr>
      <w:tr w:rsidR="00393F07" w14:paraId="0CDA6ADD" w14:textId="77777777">
        <w:trPr>
          <w:cantSplit/>
          <w:tblHeader/>
          <w:jc w:val="center"/>
        </w:trPr>
        <w:tc>
          <w:tcPr>
            <w:tcW w:w="1872"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0D8BEFC"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b/>
                <w:color w:val="000000"/>
                <w:sz w:val="17"/>
                <w:szCs w:val="17"/>
              </w:rPr>
            </w:pPr>
            <w:r>
              <w:rPr>
                <w:rFonts w:ascii="Arial Narrow" w:eastAsia="Arial Narrow" w:hAnsi="Arial Narrow" w:cs="Arial Narrow"/>
                <w:b/>
                <w:color w:val="000000"/>
                <w:sz w:val="17"/>
                <w:szCs w:val="17"/>
              </w:rPr>
              <w:t>Indicador</w:t>
            </w:r>
          </w:p>
        </w:tc>
        <w:tc>
          <w:tcPr>
            <w:tcW w:w="1872"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6239F3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b/>
                <w:color w:val="000000"/>
                <w:sz w:val="17"/>
                <w:szCs w:val="17"/>
              </w:rPr>
            </w:pPr>
            <w:r>
              <w:rPr>
                <w:rFonts w:ascii="Arial Narrow" w:eastAsia="Arial Narrow" w:hAnsi="Arial Narrow" w:cs="Arial Narrow"/>
                <w:b/>
                <w:color w:val="000000"/>
                <w:sz w:val="17"/>
                <w:szCs w:val="17"/>
              </w:rPr>
              <w:t xml:space="preserve"> </w:t>
            </w:r>
          </w:p>
        </w:tc>
        <w:tc>
          <w:tcPr>
            <w:tcW w:w="1584"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F9EE5E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center"/>
              <w:rPr>
                <w:rFonts w:ascii="Arial Narrow" w:eastAsia="Arial Narrow" w:hAnsi="Arial Narrow" w:cs="Arial Narrow"/>
                <w:b/>
                <w:color w:val="000000"/>
                <w:sz w:val="17"/>
                <w:szCs w:val="17"/>
              </w:rPr>
            </w:pPr>
            <w:r>
              <w:rPr>
                <w:rFonts w:ascii="Arial Narrow" w:eastAsia="Arial Narrow" w:hAnsi="Arial Narrow" w:cs="Arial Narrow"/>
                <w:b/>
                <w:color w:val="000000"/>
                <w:sz w:val="17"/>
                <w:szCs w:val="17"/>
              </w:rPr>
              <w:t>Trimestre actual</w:t>
            </w:r>
            <w:r>
              <w:rPr>
                <w:rFonts w:ascii="Arial Narrow" w:eastAsia="Arial Narrow" w:hAnsi="Arial Narrow" w:cs="Arial Narrow"/>
                <w:b/>
                <w:color w:val="000000"/>
                <w:sz w:val="17"/>
                <w:szCs w:val="17"/>
              </w:rPr>
              <w:br/>
              <w:t>(EFM 2026)</w:t>
            </w:r>
          </w:p>
        </w:tc>
        <w:tc>
          <w:tcPr>
            <w:tcW w:w="1584"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DE5C2B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center"/>
              <w:rPr>
                <w:rFonts w:ascii="Arial Narrow" w:eastAsia="Arial Narrow" w:hAnsi="Arial Narrow" w:cs="Arial Narrow"/>
                <w:b/>
                <w:color w:val="000000"/>
                <w:sz w:val="17"/>
                <w:szCs w:val="17"/>
              </w:rPr>
            </w:pPr>
            <w:r>
              <w:rPr>
                <w:rFonts w:ascii="Arial Narrow" w:eastAsia="Arial Narrow" w:hAnsi="Arial Narrow" w:cs="Arial Narrow"/>
                <w:b/>
                <w:color w:val="000000"/>
                <w:sz w:val="17"/>
                <w:szCs w:val="17"/>
              </w:rPr>
              <w:t>Diferencia trim.</w:t>
            </w:r>
            <w:r>
              <w:rPr>
                <w:rFonts w:ascii="Arial Narrow" w:eastAsia="Arial Narrow" w:hAnsi="Arial Narrow" w:cs="Arial Narrow"/>
                <w:b/>
                <w:color w:val="000000"/>
                <w:sz w:val="17"/>
                <w:szCs w:val="17"/>
              </w:rPr>
              <w:br/>
              <w:t>móvil anterior</w:t>
            </w:r>
          </w:p>
        </w:tc>
        <w:tc>
          <w:tcPr>
            <w:tcW w:w="1584"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26C392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center"/>
              <w:rPr>
                <w:rFonts w:ascii="Arial Narrow" w:eastAsia="Arial Narrow" w:hAnsi="Arial Narrow" w:cs="Arial Narrow"/>
                <w:b/>
                <w:color w:val="000000"/>
                <w:sz w:val="17"/>
                <w:szCs w:val="17"/>
              </w:rPr>
            </w:pPr>
            <w:r>
              <w:rPr>
                <w:rFonts w:ascii="Arial Narrow" w:eastAsia="Arial Narrow" w:hAnsi="Arial Narrow" w:cs="Arial Narrow"/>
                <w:b/>
                <w:color w:val="000000"/>
                <w:sz w:val="17"/>
                <w:szCs w:val="17"/>
              </w:rPr>
              <w:t>Diferencia</w:t>
            </w:r>
            <w:r>
              <w:rPr>
                <w:rFonts w:ascii="Arial Narrow" w:eastAsia="Arial Narrow" w:hAnsi="Arial Narrow" w:cs="Arial Narrow"/>
                <w:b/>
                <w:color w:val="000000"/>
                <w:sz w:val="17"/>
                <w:szCs w:val="17"/>
              </w:rPr>
              <w:br/>
              <w:t>interanual</w:t>
            </w:r>
          </w:p>
        </w:tc>
      </w:tr>
      <w:tr w:rsidR="00393F07" w14:paraId="6C5C847B" w14:textId="77777777">
        <w:trPr>
          <w:cantSplit/>
          <w:jc w:val="center"/>
        </w:trPr>
        <w:tc>
          <w:tcPr>
            <w:tcW w:w="1872" w:type="dxa"/>
            <w:vMerge w:val="restart"/>
            <w:tcBorders>
              <w:top w:val="single" w:sz="1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324248E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Desocupados</w:t>
            </w:r>
          </w:p>
        </w:tc>
        <w:tc>
          <w:tcPr>
            <w:tcW w:w="1872"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37B42"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C6A2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925.111</w:t>
            </w:r>
          </w:p>
        </w:tc>
        <w:tc>
          <w:tcPr>
            <w:tcW w:w="1584"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543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62.598</w:t>
            </w:r>
          </w:p>
        </w:tc>
        <w:tc>
          <w:tcPr>
            <w:tcW w:w="1584"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79AD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29.438</w:t>
            </w:r>
          </w:p>
        </w:tc>
      </w:tr>
      <w:tr w:rsidR="00393F07" w14:paraId="2588CF73" w14:textId="77777777">
        <w:trPr>
          <w:cantSplit/>
          <w:jc w:val="center"/>
        </w:trPr>
        <w:tc>
          <w:tcPr>
            <w:tcW w:w="1872" w:type="dxa"/>
            <w:vMerge/>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5ED7"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A373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51E0"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472.974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00F9"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16.881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04160"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1.608</w:t>
            </w:r>
          </w:p>
        </w:tc>
      </w:tr>
      <w:tr w:rsidR="00393F07" w14:paraId="190D25F6" w14:textId="77777777">
        <w:trPr>
          <w:cantSplit/>
          <w:jc w:val="center"/>
        </w:trPr>
        <w:tc>
          <w:tcPr>
            <w:tcW w:w="1872" w:type="dxa"/>
            <w:vMerge/>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0C8B44E0"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55DDED89"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3DEE886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452.137</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02F36C8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45.716</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4F98193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31.046</w:t>
            </w:r>
          </w:p>
        </w:tc>
      </w:tr>
      <w:tr w:rsidR="00393F07" w14:paraId="12AE069B" w14:textId="77777777">
        <w:trPr>
          <w:cantSplit/>
          <w:jc w:val="center"/>
        </w:trPr>
        <w:tc>
          <w:tcPr>
            <w:tcW w:w="1872" w:type="dxa"/>
            <w:vMerge w:val="restart"/>
            <w:tcBorders>
              <w:top w:val="single" w:sz="4" w:space="0" w:color="999999"/>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28760EF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Ocupados</w:t>
            </w:r>
          </w:p>
        </w:tc>
        <w:tc>
          <w:tcPr>
            <w:tcW w:w="1872"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89682"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2DA5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9.434.192</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ED84E"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57.435</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F19E"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45.354</w:t>
            </w:r>
          </w:p>
        </w:tc>
      </w:tr>
      <w:tr w:rsidR="00393F07" w14:paraId="0E34F618" w14:textId="77777777">
        <w:trPr>
          <w:cantSplit/>
          <w:jc w:val="center"/>
        </w:trPr>
        <w:tc>
          <w:tcPr>
            <w:tcW w:w="1872" w:type="dxa"/>
            <w:vMerge/>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115F"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731A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943E3"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5.354.206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E425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27.288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3EC8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4.576</w:t>
            </w:r>
          </w:p>
        </w:tc>
      </w:tr>
      <w:tr w:rsidR="00393F07" w14:paraId="01864B4E" w14:textId="77777777">
        <w:trPr>
          <w:cantSplit/>
          <w:jc w:val="center"/>
        </w:trPr>
        <w:tc>
          <w:tcPr>
            <w:tcW w:w="1872" w:type="dxa"/>
            <w:vMerge/>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20D1B968"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28C2979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4C3E0FF0"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4.079.986</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03F637BE"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30.147</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17C5276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49.931</w:t>
            </w:r>
          </w:p>
        </w:tc>
      </w:tr>
      <w:tr w:rsidR="00393F07" w14:paraId="1C5C202A" w14:textId="77777777">
        <w:trPr>
          <w:cantSplit/>
          <w:jc w:val="center"/>
        </w:trPr>
        <w:tc>
          <w:tcPr>
            <w:tcW w:w="1872" w:type="dxa"/>
            <w:vMerge w:val="restart"/>
            <w:tcBorders>
              <w:top w:val="single" w:sz="4" w:space="0" w:color="999999"/>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1803A67C"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Ocupados Formales</w:t>
            </w:r>
          </w:p>
        </w:tc>
        <w:tc>
          <w:tcPr>
            <w:tcW w:w="1872"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6B0E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D425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6.935.527</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67FB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38.425</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E31D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33.278</w:t>
            </w:r>
          </w:p>
        </w:tc>
      </w:tr>
      <w:tr w:rsidR="00393F07" w14:paraId="0055ADEE" w14:textId="77777777">
        <w:trPr>
          <w:cantSplit/>
          <w:jc w:val="center"/>
        </w:trPr>
        <w:tc>
          <w:tcPr>
            <w:tcW w:w="1872" w:type="dxa"/>
            <w:vMerge/>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AB12B"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8427"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9BB96"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3.993.672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E473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20.153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F5ED4"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38.162</w:t>
            </w:r>
          </w:p>
        </w:tc>
      </w:tr>
      <w:tr w:rsidR="00393F07" w14:paraId="0BACB93F" w14:textId="77777777">
        <w:trPr>
          <w:cantSplit/>
          <w:jc w:val="center"/>
        </w:trPr>
        <w:tc>
          <w:tcPr>
            <w:tcW w:w="1872" w:type="dxa"/>
            <w:vMerge/>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1FE3ECD"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41BC394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6CEE5C4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2.941.855</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0F577A9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18.273</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2A07E36E"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4.885</w:t>
            </w:r>
          </w:p>
        </w:tc>
      </w:tr>
      <w:tr w:rsidR="00393F07" w14:paraId="6AB919D7" w14:textId="77777777">
        <w:trPr>
          <w:cantSplit/>
          <w:jc w:val="center"/>
        </w:trPr>
        <w:tc>
          <w:tcPr>
            <w:tcW w:w="1872" w:type="dxa"/>
            <w:vMerge w:val="restart"/>
            <w:tcBorders>
              <w:top w:val="single" w:sz="4" w:space="0" w:color="999999"/>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C4B67E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Tasa Desocupación</w:t>
            </w:r>
          </w:p>
        </w:tc>
        <w:tc>
          <w:tcPr>
            <w:tcW w:w="1872"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BD5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9EA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8,9</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269D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0,6 p.p</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2C41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0,2 p.p</w:t>
            </w:r>
          </w:p>
        </w:tc>
      </w:tr>
      <w:tr w:rsidR="00393F07" w14:paraId="743C206B" w14:textId="77777777">
        <w:trPr>
          <w:cantSplit/>
          <w:jc w:val="center"/>
        </w:trPr>
        <w:tc>
          <w:tcPr>
            <w:tcW w:w="1872" w:type="dxa"/>
            <w:vMerge/>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1407F"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2E7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84FE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8,1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DDFE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0,3 p.p</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3875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 0,0 p.p</w:t>
            </w:r>
          </w:p>
        </w:tc>
      </w:tr>
      <w:tr w:rsidR="00393F07" w14:paraId="26556FC6" w14:textId="77777777">
        <w:trPr>
          <w:cantSplit/>
          <w:jc w:val="center"/>
        </w:trPr>
        <w:tc>
          <w:tcPr>
            <w:tcW w:w="1872" w:type="dxa"/>
            <w:vMerge/>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41B4A6D3"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4A70D387"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656FCAF1"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0CC964C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1,0 p.p</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252C0F5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0,5 p.p</w:t>
            </w:r>
          </w:p>
        </w:tc>
      </w:tr>
      <w:tr w:rsidR="00393F07" w14:paraId="0304CD97" w14:textId="77777777">
        <w:trPr>
          <w:cantSplit/>
          <w:jc w:val="center"/>
        </w:trPr>
        <w:tc>
          <w:tcPr>
            <w:tcW w:w="1872" w:type="dxa"/>
            <w:vMerge w:val="restart"/>
            <w:tcBorders>
              <w:top w:val="single" w:sz="4" w:space="0" w:color="999999"/>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36ADB960"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Tasa Ocupación Informal</w:t>
            </w:r>
          </w:p>
        </w:tc>
        <w:tc>
          <w:tcPr>
            <w:tcW w:w="1872"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656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8E05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26,5</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41A7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 0,0 p.p</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90AEC"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0,7 p.p</w:t>
            </w:r>
          </w:p>
        </w:tc>
      </w:tr>
      <w:tr w:rsidR="00393F07" w14:paraId="1CFECD24" w14:textId="77777777">
        <w:trPr>
          <w:cantSplit/>
          <w:jc w:val="center"/>
        </w:trPr>
        <w:tc>
          <w:tcPr>
            <w:tcW w:w="1872" w:type="dxa"/>
            <w:vMerge/>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C2C4"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B9CB"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74A0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FF1F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 0,0 p.p</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2817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0,6 p.p</w:t>
            </w:r>
          </w:p>
        </w:tc>
      </w:tr>
      <w:tr w:rsidR="00393F07" w14:paraId="3EF49618" w14:textId="77777777">
        <w:trPr>
          <w:cantSplit/>
          <w:jc w:val="center"/>
        </w:trPr>
        <w:tc>
          <w:tcPr>
            <w:tcW w:w="1872" w:type="dxa"/>
            <w:vMerge/>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610960C"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5593E7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BBF7CF4"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27,9</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7C298F5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0,1 p.p</w:t>
            </w:r>
          </w:p>
        </w:tc>
        <w:tc>
          <w:tcPr>
            <w:tcW w:w="1584" w:type="dxa"/>
            <w:tcBorders>
              <w:top w:val="none" w:sz="0" w:space="0" w:color="000000"/>
              <w:left w:val="none" w:sz="0" w:space="0" w:color="000000"/>
              <w:bottom w:val="single" w:sz="4" w:space="0" w:color="999999"/>
              <w:right w:val="none" w:sz="0" w:space="0" w:color="000000"/>
            </w:tcBorders>
            <w:shd w:val="clear" w:color="auto" w:fill="FFFFFF"/>
            <w:tcMar>
              <w:top w:w="0" w:type="dxa"/>
              <w:left w:w="0" w:type="dxa"/>
              <w:bottom w:w="0" w:type="dxa"/>
              <w:right w:w="0" w:type="dxa"/>
            </w:tcMar>
            <w:vAlign w:val="center"/>
          </w:tcPr>
          <w:p w14:paraId="616D737E"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0,8 p.p</w:t>
            </w:r>
          </w:p>
        </w:tc>
      </w:tr>
      <w:tr w:rsidR="00393F07" w14:paraId="747A61AE" w14:textId="77777777">
        <w:trPr>
          <w:cantSplit/>
          <w:jc w:val="center"/>
        </w:trPr>
        <w:tc>
          <w:tcPr>
            <w:tcW w:w="1872" w:type="dxa"/>
            <w:vMerge w:val="restart"/>
            <w:tcBorders>
              <w:top w:val="single" w:sz="4" w:space="0" w:color="999999"/>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82EF115"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Tasa Participación</w:t>
            </w:r>
          </w:p>
        </w:tc>
        <w:tc>
          <w:tcPr>
            <w:tcW w:w="1872"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38EB7"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 (ambos sexos)</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6E562"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62,3</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AD7CF"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 0,0 p.p</w:t>
            </w:r>
          </w:p>
        </w:tc>
        <w:tc>
          <w:tcPr>
            <w:tcW w:w="1584" w:type="dxa"/>
            <w:tcBorders>
              <w:top w:val="single" w:sz="4" w:space="0" w:color="999999"/>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6201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0,1 p.p</w:t>
            </w:r>
          </w:p>
        </w:tc>
      </w:tr>
      <w:tr w:rsidR="00393F07" w14:paraId="72852DD5" w14:textId="77777777">
        <w:trPr>
          <w:cantSplit/>
          <w:jc w:val="center"/>
        </w:trPr>
        <w:tc>
          <w:tcPr>
            <w:tcW w:w="1872" w:type="dxa"/>
            <w:vMerge/>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410E"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67ED7"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Hombres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CE642"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71,5</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A380A"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0,2 p.p</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84BD"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E74C3C"/>
                <w:sz w:val="14"/>
                <w:szCs w:val="14"/>
              </w:rPr>
              <w:t>▼</w:t>
            </w:r>
            <w:r>
              <w:rPr>
                <w:rFonts w:ascii="Arial Narrow" w:eastAsia="Arial Narrow" w:hAnsi="Arial Narrow" w:cs="Arial Narrow"/>
                <w:color w:val="000000"/>
                <w:sz w:val="16"/>
                <w:szCs w:val="16"/>
              </w:rPr>
              <w:t xml:space="preserve"> 0,8 p.p</w:t>
            </w:r>
          </w:p>
        </w:tc>
      </w:tr>
      <w:tr w:rsidR="00393F07" w14:paraId="3CC2A49C" w14:textId="77777777">
        <w:trPr>
          <w:cantSplit/>
          <w:jc w:val="center"/>
        </w:trPr>
        <w:tc>
          <w:tcPr>
            <w:tcW w:w="1872" w:type="dxa"/>
            <w:vMerge/>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A3C4939" w14:textId="77777777" w:rsidR="00393F07" w:rsidRDefault="00393F07">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p>
        </w:tc>
        <w:tc>
          <w:tcPr>
            <w:tcW w:w="1872"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5D211DB"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Mujeres</w:t>
            </w:r>
          </w:p>
        </w:tc>
        <w:tc>
          <w:tcPr>
            <w:tcW w:w="1584"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703EC08"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53,4</w:t>
            </w:r>
          </w:p>
        </w:tc>
        <w:tc>
          <w:tcPr>
            <w:tcW w:w="1584"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C82B0EC"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0,1 p.p</w:t>
            </w:r>
          </w:p>
        </w:tc>
        <w:tc>
          <w:tcPr>
            <w:tcW w:w="1584"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CCA0230" w14:textId="77777777" w:rsidR="00393F07" w:rsidRDefault="00F6272D">
            <w:pPr>
              <w:pBdr>
                <w:top w:val="none" w:sz="0" w:space="0" w:color="000000"/>
                <w:left w:val="none" w:sz="0" w:space="0" w:color="000000"/>
                <w:bottom w:val="none" w:sz="0" w:space="0" w:color="000000"/>
                <w:right w:val="none" w:sz="0" w:space="0" w:color="000000"/>
              </w:pBdr>
              <w:spacing w:before="40" w:after="40"/>
              <w:ind w:left="100" w:right="100"/>
              <w:jc w:val="right"/>
              <w:rPr>
                <w:rFonts w:ascii="Arial Narrow" w:eastAsia="Arial Narrow" w:hAnsi="Arial Narrow" w:cs="Arial Narrow"/>
                <w:color w:val="000000"/>
                <w:sz w:val="16"/>
                <w:szCs w:val="16"/>
              </w:rPr>
            </w:pPr>
            <w:r>
              <w:rPr>
                <w:rFonts w:ascii="Arial" w:eastAsia="Arial" w:hAnsi="Arial" w:cs="Arial"/>
                <w:color w:val="27AE60"/>
                <w:sz w:val="14"/>
                <w:szCs w:val="14"/>
              </w:rPr>
              <w:t>▲</w:t>
            </w:r>
            <w:r>
              <w:rPr>
                <w:rFonts w:ascii="Arial Narrow" w:eastAsia="Arial Narrow" w:hAnsi="Arial Narrow" w:cs="Arial Narrow"/>
                <w:color w:val="000000"/>
                <w:sz w:val="16"/>
                <w:szCs w:val="16"/>
              </w:rPr>
              <w:t xml:space="preserve"> 0,5 p.p</w:t>
            </w:r>
          </w:p>
        </w:tc>
      </w:tr>
      <w:tr w:rsidR="00393F07" w:rsidRPr="00E8291F" w14:paraId="1973844B" w14:textId="77777777">
        <w:trPr>
          <w:cantSplit/>
          <w:jc w:val="center"/>
        </w:trPr>
        <w:tc>
          <w:tcPr>
            <w:tcW w:w="8496" w:type="dxa"/>
            <w:gridSpan w:val="5"/>
            <w:tcBorders>
              <w:top w:val="single" w:sz="10"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31BEDB"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666666"/>
                <w:sz w:val="14"/>
                <w:szCs w:val="14"/>
                <w:lang w:val="es-CL"/>
              </w:rPr>
            </w:pPr>
            <w:r w:rsidRPr="00E8291F">
              <w:rPr>
                <w:rFonts w:ascii="Arial" w:eastAsia="Arial" w:hAnsi="Arial" w:cs="Arial"/>
                <w:i/>
                <w:color w:val="666666"/>
                <w:sz w:val="14"/>
                <w:szCs w:val="14"/>
                <w:lang w:val="es-CL"/>
              </w:rPr>
              <w:t>Fuente: Elaboración propia en base a datos ENE.</w:t>
            </w:r>
          </w:p>
        </w:tc>
      </w:tr>
    </w:tbl>
    <w:p w14:paraId="7FA6F594" w14:textId="77777777" w:rsidR="00393F07" w:rsidRPr="00E8291F" w:rsidRDefault="00F6272D">
      <w:pPr>
        <w:pStyle w:val="Ttulo1"/>
        <w:rPr>
          <w:lang w:val="es-CL"/>
        </w:rPr>
      </w:pPr>
      <w:bookmarkStart w:id="53" w:name="Xc796edcc59efc7206643d5f610d0ab7c9ddef88"/>
      <w:bookmarkEnd w:id="47"/>
      <w:r w:rsidRPr="00EE273B">
        <w:rPr>
          <w:b/>
          <w:bCs/>
          <w:lang w:val="es-CL"/>
        </w:rPr>
        <w:t>3.</w:t>
      </w:r>
      <w:r w:rsidRPr="00E8291F">
        <w:rPr>
          <w:lang w:val="es-CL"/>
        </w:rPr>
        <w:t xml:space="preserve"> </w:t>
      </w:r>
      <w:r w:rsidRPr="00E8291F">
        <w:rPr>
          <w:b/>
          <w:bCs/>
          <w:lang w:val="es-CL"/>
        </w:rPr>
        <w:t>Evolución histórica de las principales tasas del mercado laboral</w:t>
      </w:r>
    </w:p>
    <w:p w14:paraId="432821C8" w14:textId="77777777" w:rsidR="00393F07" w:rsidRPr="00E8291F" w:rsidRDefault="00F6272D">
      <w:pPr>
        <w:pStyle w:val="FirstParagraph"/>
        <w:rPr>
          <w:lang w:val="es-CL"/>
        </w:rPr>
      </w:pPr>
      <w:r w:rsidRPr="00E8291F">
        <w:rPr>
          <w:lang w:val="es-CL"/>
        </w:rPr>
        <w:t>En este punto se presenta la evolución histórica de las principales tasas del mercado laboral, considerando su trayectoria en el tiempo y sus variaciones interanuales, con el fin de complementar el análisis comparativo expuesto en las secciones anteriores.</w:t>
      </w:r>
    </w:p>
    <w:p w14:paraId="75A4C899" w14:textId="77777777" w:rsidR="00393F07" w:rsidRPr="00E8291F" w:rsidRDefault="00F6272D">
      <w:pPr>
        <w:pStyle w:val="Ttulo2"/>
        <w:rPr>
          <w:lang w:val="es-CL"/>
        </w:rPr>
      </w:pPr>
      <w:bookmarkStart w:id="54" w:name="X59782437373ad5366c56967ffcdd999a67fc09e"/>
      <w:r w:rsidRPr="00E8291F">
        <w:rPr>
          <w:lang w:val="es-CL"/>
        </w:rPr>
        <w:lastRenderedPageBreak/>
        <w:t xml:space="preserve">3.1. </w:t>
      </w:r>
      <w:r w:rsidRPr="00E8291F">
        <w:rPr>
          <w:i/>
          <w:iCs/>
          <w:lang w:val="es-CL"/>
        </w:rPr>
        <w:t>Evolución histórica de la tasa de desocupación</w:t>
      </w:r>
    </w:p>
    <w:p w14:paraId="4DB098B5" w14:textId="77777777" w:rsidR="00393F07" w:rsidRPr="00E8291F" w:rsidRDefault="00F6272D">
      <w:pPr>
        <w:pStyle w:val="FirstParagraph"/>
        <w:rPr>
          <w:lang w:val="es-CL"/>
        </w:rPr>
      </w:pPr>
      <w:r w:rsidRPr="00E8291F">
        <w:rPr>
          <w:lang w:val="es-CL"/>
        </w:rPr>
        <w:t>La evolución histórica de la tasa de desocupación permite observar su trayectoria de mediano y largo plazo, así como identificar cambios en su comportamiento interanual en distintos momentos del ciclo económico y laboral. Debe considerarse que, en una perspectiva de largo plazo, la tasa de desocupación ha mostrado una tendencia al alza por casi 11 años. Esta situación coincidió con la ralentización del crecimiento económico en nuestro país.</w:t>
      </w:r>
    </w:p>
    <w:p w14:paraId="0ADF2CCD" w14:textId="77777777" w:rsidR="00393F07" w:rsidRDefault="00F6272D">
      <w:pPr>
        <w:pStyle w:val="Textoindependiente"/>
      </w:pPr>
      <w:r>
        <w:rPr>
          <w:noProof/>
        </w:rPr>
        <w:drawing>
          <wp:inline distT="0" distB="0" distL="0" distR="0" wp14:anchorId="7CEF9DF8" wp14:editId="0F8C26B6">
            <wp:extent cx="6324600" cy="379476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nformeMensualDivision_files/figure-docx/unnamed-chunk-3-1.png"/>
                    <pic:cNvPicPr>
                      <a:picLocks noChangeAspect="1" noChangeArrowheads="1"/>
                    </pic:cNvPicPr>
                  </pic:nvPicPr>
                  <pic:blipFill>
                    <a:blip r:embed="rId13"/>
                    <a:stretch>
                      <a:fillRect/>
                    </a:stretch>
                  </pic:blipFill>
                  <pic:spPr bwMode="auto">
                    <a:xfrm>
                      <a:off x="0" y="0"/>
                      <a:ext cx="6324600" cy="3794760"/>
                    </a:xfrm>
                    <a:prstGeom prst="rect">
                      <a:avLst/>
                    </a:prstGeom>
                    <a:noFill/>
                    <a:ln w="9525">
                      <a:noFill/>
                      <a:headEnd/>
                      <a:tailEnd/>
                    </a:ln>
                  </pic:spPr>
                </pic:pic>
              </a:graphicData>
            </a:graphic>
          </wp:inline>
        </w:drawing>
      </w:r>
    </w:p>
    <w:p w14:paraId="2EC66E2B" w14:textId="77777777" w:rsidR="00393F07" w:rsidRPr="00E8291F" w:rsidRDefault="00F6272D">
      <w:pPr>
        <w:pStyle w:val="Ttulo2"/>
        <w:rPr>
          <w:lang w:val="es-CL"/>
        </w:rPr>
      </w:pPr>
      <w:bookmarkStart w:id="55" w:name="X2cb83554405844b0af64b2f693be782a8c4faa0"/>
      <w:bookmarkEnd w:id="54"/>
      <w:r w:rsidRPr="00E8291F">
        <w:rPr>
          <w:lang w:val="es-CL"/>
        </w:rPr>
        <w:t xml:space="preserve">3.2. </w:t>
      </w:r>
      <w:r w:rsidRPr="00E8291F">
        <w:rPr>
          <w:i/>
          <w:iCs/>
          <w:lang w:val="es-CL"/>
        </w:rPr>
        <w:t>Evolución histórica de la tasa de participación</w:t>
      </w:r>
    </w:p>
    <w:p w14:paraId="0D7D3C38" w14:textId="0E931FA2" w:rsidR="00393F07" w:rsidRPr="00E8291F" w:rsidRDefault="00F6272D">
      <w:pPr>
        <w:pStyle w:val="FirstParagraph"/>
        <w:rPr>
          <w:lang w:val="es-CL"/>
        </w:rPr>
      </w:pPr>
      <w:r w:rsidRPr="00E8291F">
        <w:rPr>
          <w:lang w:val="es-CL"/>
        </w:rPr>
        <w:t xml:space="preserve">La evolución histórica de la tasa de participación permite caracterizar los cambios en la inserción de la población en la fuerza de trabajo, así como sus variaciones interanuales en distintos períodos. En lo especifico, la tasa de participación ha aumentado considerablemente desde el fin del COVID, alcanzando un 62%, aunque todavía se encuentra bajo la tendencia de la prepandemia. Sin embargo, el cambio efectivo refleja que disminuyó en 0,2 pp. A su vez, se encuentra lejos de los registros observados en los momentos más críticos de 2020, cuando la tasa retrocedió en casi 10 puntos porcentuales. Esta evolución da cuenta de una trayectoria de recuperación post pandemia de la participación laboral, que </w:t>
      </w:r>
      <w:del w:id="56" w:author="Ivo Farfán Romero" w:date="2026-05-28T10:44:00Z" w16du:dateUtc="2026-05-28T14:44:00Z">
        <w:r w:rsidRPr="00E8291F" w:rsidDel="008917E9">
          <w:rPr>
            <w:lang w:val="es-CL"/>
          </w:rPr>
          <w:delText>aun</w:delText>
        </w:r>
      </w:del>
      <w:ins w:id="57" w:author="Ivo Farfán Romero" w:date="2026-05-28T10:44:00Z" w16du:dateUtc="2026-05-28T14:44:00Z">
        <w:r w:rsidR="008917E9" w:rsidRPr="00E8291F">
          <w:rPr>
            <w:lang w:val="es-CL"/>
          </w:rPr>
          <w:t>aún</w:t>
        </w:r>
      </w:ins>
      <w:r w:rsidRPr="00E8291F">
        <w:rPr>
          <w:lang w:val="es-CL"/>
        </w:rPr>
        <w:t xml:space="preserve"> sigue en curso.</w:t>
      </w:r>
    </w:p>
    <w:p w14:paraId="187BE698" w14:textId="77777777" w:rsidR="00393F07" w:rsidRDefault="00F6272D">
      <w:pPr>
        <w:pStyle w:val="Textoindependiente"/>
      </w:pPr>
      <w:r>
        <w:rPr>
          <w:noProof/>
        </w:rPr>
        <w:lastRenderedPageBreak/>
        <w:drawing>
          <wp:inline distT="0" distB="0" distL="0" distR="0" wp14:anchorId="0EB5D216" wp14:editId="704951C8">
            <wp:extent cx="6324600" cy="379476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nformeMensualDivision_files/figure-docx/unnamed-chunk-4-1.png"/>
                    <pic:cNvPicPr>
                      <a:picLocks noChangeAspect="1" noChangeArrowheads="1"/>
                    </pic:cNvPicPr>
                  </pic:nvPicPr>
                  <pic:blipFill>
                    <a:blip r:embed="rId14"/>
                    <a:stretch>
                      <a:fillRect/>
                    </a:stretch>
                  </pic:blipFill>
                  <pic:spPr bwMode="auto">
                    <a:xfrm>
                      <a:off x="0" y="0"/>
                      <a:ext cx="6324600" cy="3794760"/>
                    </a:xfrm>
                    <a:prstGeom prst="rect">
                      <a:avLst/>
                    </a:prstGeom>
                    <a:noFill/>
                    <a:ln w="9525">
                      <a:noFill/>
                      <a:headEnd/>
                      <a:tailEnd/>
                    </a:ln>
                  </pic:spPr>
                </pic:pic>
              </a:graphicData>
            </a:graphic>
          </wp:inline>
        </w:drawing>
      </w:r>
    </w:p>
    <w:p w14:paraId="644A1C2D" w14:textId="77777777" w:rsidR="00393F07" w:rsidRPr="00E8291F" w:rsidRDefault="00F6272D">
      <w:pPr>
        <w:pStyle w:val="Textoindependiente"/>
        <w:rPr>
          <w:lang w:val="es-CL"/>
        </w:rPr>
      </w:pPr>
      <w:r w:rsidRPr="00E8291F">
        <w:rPr>
          <w:lang w:val="es-CL"/>
        </w:rPr>
        <w:t>Respecto de la participación laboral femenina, esta ha aumentado considerablemente desde el fin del COVID en 1,3 pp., alcanzando 53,4% en el último trimestre, ya estando recuperados los niveles de la prepandemia que llegaba a 52,1%. Nos encontramos lejos de los peores momentos de 2020, cuando la tasa retrocedió más de 10 pp. Esto se logró con medidas como los subsidios IFE Laboral y Protege, que beneficiaron a más de 1 millón de mujeres en tiempos del COVID y posterior a él.</w:t>
      </w:r>
    </w:p>
    <w:p w14:paraId="0A27C4B7" w14:textId="77777777" w:rsidR="00393F07" w:rsidRPr="00E8291F" w:rsidRDefault="00F6272D">
      <w:pPr>
        <w:pStyle w:val="Textoindependiente"/>
        <w:rPr>
          <w:lang w:val="es-CL"/>
        </w:rPr>
      </w:pPr>
      <w:r w:rsidRPr="00E8291F">
        <w:rPr>
          <w:lang w:val="es-CL"/>
        </w:rPr>
        <w:t>Sin embargo, sigue existiendo una brecha estructural de participación entre ambos sexos: 71,5% para hombres y 53,4% para mujeres, con una diferencia de 18,1 pp. Detrás de estos fenómenos están los cuidados: más de 1,1 millones de mujeres está fuera del mercado del trabajo por razones familiares permanentes, con un nivel de feminización de 94,8% mientras que en razones de estudios está más equilibrado con un 50,9%.</w:t>
      </w:r>
    </w:p>
    <w:p w14:paraId="32B25635" w14:textId="77777777" w:rsidR="00393F07" w:rsidRDefault="00F6272D">
      <w:pPr>
        <w:pStyle w:val="Textoindependiente"/>
      </w:pPr>
      <w:r w:rsidRPr="00E8291F">
        <w:rPr>
          <w:lang w:val="es-CL"/>
        </w:rPr>
        <w:t xml:space="preserve">Teniendo en cuenta que, de las cinco principales razones para no participar en el mercado laboral, cuatro presentan una alta feminización y que las </w:t>
      </w:r>
      <w:r w:rsidRPr="00E8291F">
        <w:rPr>
          <w:i/>
          <w:iCs/>
          <w:lang w:val="es-CL"/>
        </w:rPr>
        <w:t>razones familiares permanentes</w:t>
      </w:r>
      <w:r w:rsidRPr="00E8291F">
        <w:rPr>
          <w:lang w:val="es-CL"/>
        </w:rPr>
        <w:t xml:space="preserve"> son predominantemente femeninas, no resulta sorprendente observar menores tasas de participación laboral en mujeres. </w:t>
      </w:r>
      <w:r>
        <w:t xml:space="preserve">Un mayor detalle se presenta en la tabla </w:t>
      </w:r>
      <w:commentRangeStart w:id="58"/>
      <w:r>
        <w:t>siguiente.</w:t>
      </w:r>
      <w:commentRangeEnd w:id="58"/>
      <w:r w:rsidR="00E816A8">
        <w:rPr>
          <w:rStyle w:val="Refdecomentario"/>
          <w:sz w:val="24"/>
          <w:szCs w:val="24"/>
        </w:rPr>
        <w:commentReference w:id="58"/>
      </w:r>
    </w:p>
    <w:tbl>
      <w:tblPr>
        <w:tblW w:w="0" w:type="auto"/>
        <w:jc w:val="center"/>
        <w:tblLayout w:type="fixed"/>
        <w:tblLook w:val="0420" w:firstRow="1" w:lastRow="0" w:firstColumn="0" w:lastColumn="0" w:noHBand="0" w:noVBand="1"/>
      </w:tblPr>
      <w:tblGrid>
        <w:gridCol w:w="3811"/>
        <w:gridCol w:w="1389"/>
        <w:gridCol w:w="1389"/>
        <w:gridCol w:w="1389"/>
        <w:gridCol w:w="1780"/>
      </w:tblGrid>
      <w:tr w:rsidR="00393F07" w:rsidRPr="00E8291F" w14:paraId="24DFC1F6" w14:textId="77777777">
        <w:trPr>
          <w:tblHeader/>
          <w:jc w:val="center"/>
        </w:trPr>
        <w:tc>
          <w:tcPr>
            <w:tcW w:w="9758" w:type="dxa"/>
            <w:gridSpan w:val="5"/>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1EBCB"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lang w:val="es-CL"/>
              </w:rPr>
            </w:pPr>
            <w:r w:rsidRPr="00E8291F">
              <w:rPr>
                <w:rFonts w:ascii="Arial" w:eastAsia="Arial" w:hAnsi="Arial" w:cs="Arial"/>
                <w:color w:val="000000"/>
                <w:sz w:val="15"/>
                <w:szCs w:val="15"/>
                <w:lang w:val="es-CL"/>
              </w:rPr>
              <w:t>Tabla 2. Razones para estar fuera de la fuerza de trabajo a EFM - 2026</w:t>
            </w:r>
          </w:p>
        </w:tc>
      </w:tr>
      <w:tr w:rsidR="00393F07" w14:paraId="33C7C41C" w14:textId="77777777">
        <w:trPr>
          <w:tblHeader/>
          <w:jc w:val="center"/>
        </w:trPr>
        <w:tc>
          <w:tcPr>
            <w:tcW w:w="38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0AD8B"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rPr>
            </w:pPr>
            <w:r>
              <w:rPr>
                <w:rFonts w:ascii="Arial" w:eastAsia="Arial" w:hAnsi="Arial" w:cs="Arial"/>
                <w:color w:val="000000"/>
                <w:sz w:val="15"/>
                <w:szCs w:val="15"/>
              </w:rPr>
              <w:t>Categoria</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E89A8"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Mujeres</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3DBE7"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Hombres</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82015"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Total</w:t>
            </w:r>
          </w:p>
        </w:tc>
        <w:tc>
          <w:tcPr>
            <w:tcW w:w="17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3A684"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Femenización</w:t>
            </w:r>
          </w:p>
        </w:tc>
      </w:tr>
      <w:tr w:rsidR="00393F07" w14:paraId="3963C906" w14:textId="77777777">
        <w:trPr>
          <w:jc w:val="center"/>
        </w:trPr>
        <w:tc>
          <w:tcPr>
            <w:tcW w:w="38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B3BD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familiares permanentes</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28C0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1.117.135</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DC5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61.069</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F484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1.178.204</w:t>
            </w:r>
          </w:p>
        </w:tc>
        <w:tc>
          <w:tcPr>
            <w:tcW w:w="1780" w:type="dxa"/>
            <w:tcBorders>
              <w:top w:val="single" w:sz="12" w:space="0" w:color="666666"/>
              <w:left w:val="none" w:sz="0" w:space="0" w:color="000000"/>
              <w:bottom w:val="none" w:sz="0" w:space="0" w:color="000000"/>
              <w:right w:val="none" w:sz="0" w:space="0" w:color="000000"/>
            </w:tcBorders>
            <w:shd w:val="clear" w:color="auto" w:fill="D73027"/>
            <w:tcMar>
              <w:top w:w="0" w:type="dxa"/>
              <w:left w:w="0" w:type="dxa"/>
              <w:bottom w:w="0" w:type="dxa"/>
              <w:right w:w="0" w:type="dxa"/>
            </w:tcMar>
            <w:vAlign w:val="center"/>
          </w:tcPr>
          <w:p w14:paraId="47A5A97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94,8</w:t>
            </w:r>
          </w:p>
        </w:tc>
      </w:tr>
      <w:tr w:rsidR="00393F07" w14:paraId="24E95305"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3AFE4"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lang w:val="es-CL"/>
              </w:rPr>
            </w:pPr>
            <w:r w:rsidRPr="00E8291F">
              <w:rPr>
                <w:rFonts w:ascii="Arial" w:eastAsia="Arial" w:hAnsi="Arial" w:cs="Arial"/>
                <w:color w:val="000000"/>
                <w:sz w:val="15"/>
                <w:szCs w:val="15"/>
                <w:lang w:val="es-CL"/>
              </w:rPr>
              <w:t>Razones de pensión o montepiado</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F86F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593.414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949A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278.193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AA38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871.607</w:t>
            </w:r>
          </w:p>
        </w:tc>
        <w:tc>
          <w:tcPr>
            <w:tcW w:w="1780" w:type="dxa"/>
            <w:tcBorders>
              <w:top w:val="none" w:sz="0" w:space="0" w:color="000000"/>
              <w:left w:val="none" w:sz="0" w:space="0" w:color="000000"/>
              <w:bottom w:val="none" w:sz="0" w:space="0" w:color="000000"/>
              <w:right w:val="none" w:sz="0" w:space="0" w:color="000000"/>
            </w:tcBorders>
            <w:shd w:val="clear" w:color="auto" w:fill="FEDE8A"/>
            <w:tcMar>
              <w:top w:w="0" w:type="dxa"/>
              <w:left w:w="0" w:type="dxa"/>
              <w:bottom w:w="0" w:type="dxa"/>
              <w:right w:w="0" w:type="dxa"/>
            </w:tcMar>
            <w:vAlign w:val="center"/>
          </w:tcPr>
          <w:p w14:paraId="73BFECB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68,1</w:t>
            </w:r>
          </w:p>
        </w:tc>
      </w:tr>
      <w:tr w:rsidR="00393F07" w14:paraId="735D489A"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2AA2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Sin deseos de trabajar</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7658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248.598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C19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124.557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8420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373.155</w:t>
            </w:r>
          </w:p>
        </w:tc>
        <w:tc>
          <w:tcPr>
            <w:tcW w:w="1780" w:type="dxa"/>
            <w:tcBorders>
              <w:top w:val="none" w:sz="0" w:space="0" w:color="000000"/>
              <w:left w:val="none" w:sz="0" w:space="0" w:color="000000"/>
              <w:bottom w:val="none" w:sz="0" w:space="0" w:color="000000"/>
              <w:right w:val="none" w:sz="0" w:space="0" w:color="000000"/>
            </w:tcBorders>
            <w:shd w:val="clear" w:color="auto" w:fill="F6DD88"/>
            <w:tcMar>
              <w:top w:w="0" w:type="dxa"/>
              <w:left w:w="0" w:type="dxa"/>
              <w:bottom w:w="0" w:type="dxa"/>
              <w:right w:w="0" w:type="dxa"/>
            </w:tcMar>
            <w:vAlign w:val="center"/>
          </w:tcPr>
          <w:p w14:paraId="22BACD2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66,6</w:t>
            </w:r>
          </w:p>
        </w:tc>
      </w:tr>
      <w:tr w:rsidR="00393F07" w14:paraId="028D46D1"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72A5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de salud permanentes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F2E5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464.979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1429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285.136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4F1F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750.115</w:t>
            </w:r>
          </w:p>
        </w:tc>
        <w:tc>
          <w:tcPr>
            <w:tcW w:w="1780" w:type="dxa"/>
            <w:tcBorders>
              <w:top w:val="none" w:sz="0" w:space="0" w:color="000000"/>
              <w:left w:val="none" w:sz="0" w:space="0" w:color="000000"/>
              <w:bottom w:val="none" w:sz="0" w:space="0" w:color="000000"/>
              <w:right w:val="none" w:sz="0" w:space="0" w:color="000000"/>
            </w:tcBorders>
            <w:shd w:val="clear" w:color="auto" w:fill="D5D17E"/>
            <w:tcMar>
              <w:top w:w="0" w:type="dxa"/>
              <w:left w:w="0" w:type="dxa"/>
              <w:bottom w:w="0" w:type="dxa"/>
              <w:right w:w="0" w:type="dxa"/>
            </w:tcMar>
            <w:vAlign w:val="center"/>
          </w:tcPr>
          <w:p w14:paraId="0CA3CA1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62,0</w:t>
            </w:r>
          </w:p>
        </w:tc>
      </w:tr>
      <w:tr w:rsidR="00393F07" w14:paraId="11C80365"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826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lastRenderedPageBreak/>
              <w:t>Razones personales temporales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2022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95.867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6C9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59.983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7A0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155.850</w:t>
            </w:r>
          </w:p>
        </w:tc>
        <w:tc>
          <w:tcPr>
            <w:tcW w:w="1780" w:type="dxa"/>
            <w:tcBorders>
              <w:top w:val="none" w:sz="0" w:space="0" w:color="000000"/>
              <w:left w:val="none" w:sz="0" w:space="0" w:color="000000"/>
              <w:bottom w:val="none" w:sz="0" w:space="0" w:color="000000"/>
              <w:right w:val="none" w:sz="0" w:space="0" w:color="000000"/>
            </w:tcBorders>
            <w:shd w:val="clear" w:color="auto" w:fill="D1D07D"/>
            <w:tcMar>
              <w:top w:w="0" w:type="dxa"/>
              <w:left w:w="0" w:type="dxa"/>
              <w:bottom w:w="0" w:type="dxa"/>
              <w:right w:w="0" w:type="dxa"/>
            </w:tcMar>
            <w:vAlign w:val="center"/>
          </w:tcPr>
          <w:p w14:paraId="43FB110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61,5</w:t>
            </w:r>
          </w:p>
        </w:tc>
      </w:tr>
      <w:tr w:rsidR="00393F07" w14:paraId="0E6FAFEC"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6FDB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de desaliento</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9FB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46.602</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EC7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41.766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BB26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88.368</w:t>
            </w:r>
          </w:p>
        </w:tc>
        <w:tc>
          <w:tcPr>
            <w:tcW w:w="1780" w:type="dxa"/>
            <w:tcBorders>
              <w:top w:val="none" w:sz="0" w:space="0" w:color="000000"/>
              <w:left w:val="none" w:sz="0" w:space="0" w:color="000000"/>
              <w:bottom w:val="none" w:sz="0" w:space="0" w:color="000000"/>
              <w:right w:val="none" w:sz="0" w:space="0" w:color="000000"/>
            </w:tcBorders>
            <w:shd w:val="clear" w:color="auto" w:fill="90B969"/>
            <w:tcMar>
              <w:top w:w="0" w:type="dxa"/>
              <w:left w:w="0" w:type="dxa"/>
              <w:bottom w:w="0" w:type="dxa"/>
              <w:right w:w="0" w:type="dxa"/>
            </w:tcMar>
            <w:vAlign w:val="center"/>
          </w:tcPr>
          <w:p w14:paraId="7357E81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52,7</w:t>
            </w:r>
          </w:p>
        </w:tc>
      </w:tr>
      <w:tr w:rsidR="00393F07" w14:paraId="2DC866F2"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A40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de estudio</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D8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836.251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A857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808.254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005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1.644.505</w:t>
            </w:r>
          </w:p>
        </w:tc>
        <w:tc>
          <w:tcPr>
            <w:tcW w:w="1780" w:type="dxa"/>
            <w:tcBorders>
              <w:top w:val="none" w:sz="0" w:space="0" w:color="000000"/>
              <w:left w:val="none" w:sz="0" w:space="0" w:color="000000"/>
              <w:bottom w:val="none" w:sz="0" w:space="0" w:color="000000"/>
              <w:right w:val="none" w:sz="0" w:space="0" w:color="000000"/>
            </w:tcBorders>
            <w:shd w:val="clear" w:color="auto" w:fill="83B465"/>
            <w:tcMar>
              <w:top w:w="0" w:type="dxa"/>
              <w:left w:w="0" w:type="dxa"/>
              <w:bottom w:w="0" w:type="dxa"/>
              <w:right w:w="0" w:type="dxa"/>
            </w:tcMar>
            <w:vAlign w:val="center"/>
          </w:tcPr>
          <w:p w14:paraId="41E949F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50,9</w:t>
            </w:r>
          </w:p>
        </w:tc>
      </w:tr>
      <w:tr w:rsidR="00393F07" w14:paraId="6CE8A150"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22B4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Otras razones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1D9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133.096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E91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141.485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FD2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274.581</w:t>
            </w:r>
          </w:p>
        </w:tc>
        <w:tc>
          <w:tcPr>
            <w:tcW w:w="1780" w:type="dxa"/>
            <w:tcBorders>
              <w:top w:val="none" w:sz="0" w:space="0" w:color="000000"/>
              <w:left w:val="none" w:sz="0" w:space="0" w:color="000000"/>
              <w:bottom w:val="none" w:sz="0" w:space="0" w:color="000000"/>
              <w:right w:val="none" w:sz="0" w:space="0" w:color="000000"/>
            </w:tcBorders>
            <w:shd w:val="clear" w:color="auto" w:fill="70AE60"/>
            <w:tcMar>
              <w:top w:w="0" w:type="dxa"/>
              <w:left w:w="0" w:type="dxa"/>
              <w:bottom w:w="0" w:type="dxa"/>
              <w:right w:w="0" w:type="dxa"/>
            </w:tcMar>
            <w:vAlign w:val="center"/>
          </w:tcPr>
          <w:p w14:paraId="00AFA20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48,5</w:t>
            </w:r>
          </w:p>
        </w:tc>
      </w:tr>
      <w:tr w:rsidR="00393F07" w14:paraId="73C55052"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7D0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Iniciadores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6BB2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30.339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BA4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35.978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099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66.317</w:t>
            </w:r>
          </w:p>
        </w:tc>
        <w:tc>
          <w:tcPr>
            <w:tcW w:w="1780" w:type="dxa"/>
            <w:tcBorders>
              <w:top w:val="none" w:sz="0" w:space="0" w:color="000000"/>
              <w:left w:val="none" w:sz="0" w:space="0" w:color="000000"/>
              <w:bottom w:val="none" w:sz="0" w:space="0" w:color="000000"/>
              <w:right w:val="none" w:sz="0" w:space="0" w:color="000000"/>
            </w:tcBorders>
            <w:shd w:val="clear" w:color="auto" w:fill="58A65A"/>
            <w:tcMar>
              <w:top w:w="0" w:type="dxa"/>
              <w:left w:w="0" w:type="dxa"/>
              <w:bottom w:w="0" w:type="dxa"/>
              <w:right w:w="0" w:type="dxa"/>
            </w:tcMar>
            <w:vAlign w:val="center"/>
          </w:tcPr>
          <w:p w14:paraId="00E1DC1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45,7</w:t>
            </w:r>
          </w:p>
        </w:tc>
      </w:tr>
      <w:tr w:rsidR="00393F07" w14:paraId="0028FFBB"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73E3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de jubilación</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9D27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354.185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F20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439.381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0C57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793.566</w:t>
            </w:r>
          </w:p>
        </w:tc>
        <w:tc>
          <w:tcPr>
            <w:tcW w:w="1780" w:type="dxa"/>
            <w:tcBorders>
              <w:top w:val="none" w:sz="0" w:space="0" w:color="000000"/>
              <w:left w:val="none" w:sz="0" w:space="0" w:color="000000"/>
              <w:bottom w:val="none" w:sz="0" w:space="0" w:color="000000"/>
              <w:right w:val="none" w:sz="0" w:space="0" w:color="000000"/>
            </w:tcBorders>
            <w:shd w:val="clear" w:color="auto" w:fill="4DA358"/>
            <w:tcMar>
              <w:top w:w="0" w:type="dxa"/>
              <w:left w:w="0" w:type="dxa"/>
              <w:bottom w:w="0" w:type="dxa"/>
              <w:right w:w="0" w:type="dxa"/>
            </w:tcMar>
            <w:vAlign w:val="center"/>
          </w:tcPr>
          <w:p w14:paraId="3F03643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44,6</w:t>
            </w:r>
          </w:p>
        </w:tc>
      </w:tr>
      <w:tr w:rsidR="00393F07" w14:paraId="6EB80795" w14:textId="77777777">
        <w:trPr>
          <w:jc w:val="center"/>
        </w:trPr>
        <w:tc>
          <w:tcPr>
            <w:tcW w:w="38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69A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Razones estacionales</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C2E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29.309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BE55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42.773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A6CB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72.082</w:t>
            </w:r>
          </w:p>
        </w:tc>
        <w:tc>
          <w:tcPr>
            <w:tcW w:w="1780" w:type="dxa"/>
            <w:tcBorders>
              <w:top w:val="none" w:sz="0" w:space="0" w:color="000000"/>
              <w:left w:val="none" w:sz="0" w:space="0" w:color="000000"/>
              <w:bottom w:val="none" w:sz="0" w:space="0" w:color="000000"/>
              <w:right w:val="none" w:sz="0" w:space="0" w:color="000000"/>
            </w:tcBorders>
            <w:shd w:val="clear" w:color="auto" w:fill="1A9850"/>
            <w:tcMar>
              <w:top w:w="0" w:type="dxa"/>
              <w:left w:w="0" w:type="dxa"/>
              <w:bottom w:w="0" w:type="dxa"/>
              <w:right w:w="0" w:type="dxa"/>
            </w:tcMar>
            <w:vAlign w:val="center"/>
          </w:tcPr>
          <w:p w14:paraId="460952B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40,7</w:t>
            </w:r>
          </w:p>
        </w:tc>
      </w:tr>
      <w:tr w:rsidR="00393F07" w14:paraId="304EECB3" w14:textId="77777777">
        <w:trPr>
          <w:jc w:val="center"/>
        </w:trPr>
        <w:tc>
          <w:tcPr>
            <w:tcW w:w="38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7C0B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Total razones</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7E69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3.949.775</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63A1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2.318.575</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7EB11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6.268.350</w:t>
            </w:r>
          </w:p>
        </w:tc>
        <w:tc>
          <w:tcPr>
            <w:tcW w:w="1780" w:type="dxa"/>
            <w:tcBorders>
              <w:top w:val="none" w:sz="0" w:space="0" w:color="000000"/>
              <w:left w:val="none" w:sz="0" w:space="0" w:color="000000"/>
              <w:bottom w:val="single" w:sz="12" w:space="0" w:color="666666"/>
              <w:right w:val="none" w:sz="0" w:space="0" w:color="000000"/>
            </w:tcBorders>
            <w:shd w:val="clear" w:color="auto" w:fill="DCD480"/>
            <w:tcMar>
              <w:top w:w="0" w:type="dxa"/>
              <w:left w:w="0" w:type="dxa"/>
              <w:bottom w:w="0" w:type="dxa"/>
              <w:right w:w="0" w:type="dxa"/>
            </w:tcMar>
            <w:vAlign w:val="center"/>
          </w:tcPr>
          <w:p w14:paraId="035D609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63,0</w:t>
            </w:r>
          </w:p>
        </w:tc>
      </w:tr>
    </w:tbl>
    <w:p w14:paraId="5EDB6E2F" w14:textId="77777777" w:rsidR="00393F07" w:rsidRDefault="00F6272D">
      <w:pPr>
        <w:pStyle w:val="Textoindependiente"/>
      </w:pPr>
      <w:r>
        <w:rPr>
          <w:noProof/>
        </w:rPr>
        <w:drawing>
          <wp:inline distT="0" distB="0" distL="0" distR="0" wp14:anchorId="47D363E9" wp14:editId="13ACBE09">
            <wp:extent cx="6324600" cy="379476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nformeMensualDivision_files/figure-docx/unnamed-chunk-5-1.png"/>
                    <pic:cNvPicPr>
                      <a:picLocks noChangeAspect="1" noChangeArrowheads="1"/>
                    </pic:cNvPicPr>
                  </pic:nvPicPr>
                  <pic:blipFill>
                    <a:blip r:embed="rId15"/>
                    <a:stretch>
                      <a:fillRect/>
                    </a:stretch>
                  </pic:blipFill>
                  <pic:spPr bwMode="auto">
                    <a:xfrm>
                      <a:off x="0" y="0"/>
                      <a:ext cx="6324600" cy="3794760"/>
                    </a:xfrm>
                    <a:prstGeom prst="rect">
                      <a:avLst/>
                    </a:prstGeom>
                    <a:noFill/>
                    <a:ln w="9525">
                      <a:noFill/>
                      <a:headEnd/>
                      <a:tailEnd/>
                    </a:ln>
                  </pic:spPr>
                </pic:pic>
              </a:graphicData>
            </a:graphic>
          </wp:inline>
        </w:drawing>
      </w:r>
    </w:p>
    <w:p w14:paraId="231EF524" w14:textId="77777777" w:rsidR="00393F07" w:rsidRPr="00E8291F" w:rsidRDefault="00F6272D">
      <w:pPr>
        <w:pStyle w:val="Ttulo2"/>
        <w:rPr>
          <w:lang w:val="es-CL"/>
        </w:rPr>
      </w:pPr>
      <w:bookmarkStart w:id="59" w:name="evolución-histórica-de-la-ocupación"/>
      <w:bookmarkEnd w:id="55"/>
      <w:r w:rsidRPr="00E8291F">
        <w:rPr>
          <w:lang w:val="es-CL"/>
        </w:rPr>
        <w:t xml:space="preserve">3.3. </w:t>
      </w:r>
      <w:r w:rsidRPr="00E8291F">
        <w:rPr>
          <w:i/>
          <w:iCs/>
          <w:lang w:val="es-CL"/>
        </w:rPr>
        <w:t>Evolución histórica de la ocupación</w:t>
      </w:r>
    </w:p>
    <w:p w14:paraId="75AF276A" w14:textId="77777777" w:rsidR="00393F07" w:rsidRPr="00E8291F" w:rsidRDefault="00F6272D">
      <w:pPr>
        <w:pStyle w:val="FirstParagraph"/>
        <w:rPr>
          <w:lang w:val="es-CL"/>
        </w:rPr>
      </w:pPr>
      <w:r w:rsidRPr="00E8291F">
        <w:rPr>
          <w:lang w:val="es-CL"/>
        </w:rPr>
        <w:t xml:space="preserve">Entre 2022 y 2026, el número total de personas ocupadas aumentó desde </w:t>
      </w:r>
      <w:commentRangeStart w:id="60"/>
      <w:r w:rsidRPr="00E8291F">
        <w:rPr>
          <w:lang w:val="es-CL"/>
        </w:rPr>
        <w:t xml:space="preserve">8,8 </w:t>
      </w:r>
      <w:commentRangeEnd w:id="60"/>
      <w:r w:rsidR="00FE27C2" w:rsidRPr="00E8291F">
        <w:rPr>
          <w:rStyle w:val="Refdecomentario"/>
          <w:sz w:val="24"/>
          <w:szCs w:val="24"/>
          <w:lang w:val="es-CL"/>
        </w:rPr>
        <w:commentReference w:id="60"/>
      </w:r>
      <w:r w:rsidRPr="00E8291F">
        <w:rPr>
          <w:lang w:val="es-CL"/>
        </w:rPr>
        <w:t xml:space="preserve">millones a 9,43 millones, es decir, cerca de 637 mil ocupados adicionales. En términos de magnitud, la mayor parte del empleo sigue concentrándose en ocupaciones formales: en 2026 se registran 6,94 millones de ocupados formales, frente a </w:t>
      </w:r>
      <w:commentRangeStart w:id="61"/>
      <w:r w:rsidRPr="00E8291F">
        <w:rPr>
          <w:lang w:val="es-CL"/>
        </w:rPr>
        <w:t xml:space="preserve">2,5 </w:t>
      </w:r>
      <w:commentRangeEnd w:id="61"/>
      <w:r w:rsidR="00FE27C2" w:rsidRPr="00E8291F">
        <w:rPr>
          <w:rStyle w:val="Refdecomentario"/>
          <w:sz w:val="24"/>
          <w:szCs w:val="24"/>
          <w:lang w:val="es-CL"/>
        </w:rPr>
        <w:commentReference w:id="61"/>
      </w:r>
      <w:r w:rsidRPr="00E8291F">
        <w:rPr>
          <w:lang w:val="es-CL"/>
        </w:rPr>
        <w:t>millones de ocupados informales. Por tanto, aunque la informalidad sigue representando una proporción relevante del empleo, el stock principal del mercado laboral continúa siendo formal.</w:t>
      </w:r>
    </w:p>
    <w:p w14:paraId="5B87F655" w14:textId="77777777" w:rsidR="00393F07" w:rsidRDefault="00F6272D">
      <w:pPr>
        <w:pStyle w:val="Textoindependiente"/>
      </w:pPr>
      <w:r>
        <w:rPr>
          <w:noProof/>
        </w:rPr>
        <w:lastRenderedPageBreak/>
        <w:drawing>
          <wp:inline distT="0" distB="0" distL="0" distR="0" wp14:anchorId="65031152" wp14:editId="41BC5D84">
            <wp:extent cx="6324600" cy="379476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nformeMensualDivision_files/figure-docx/unnamed-chunk-6-1.png"/>
                    <pic:cNvPicPr>
                      <a:picLocks noChangeAspect="1" noChangeArrowheads="1"/>
                    </pic:cNvPicPr>
                  </pic:nvPicPr>
                  <pic:blipFill>
                    <a:blip r:embed="rId16"/>
                    <a:stretch>
                      <a:fillRect/>
                    </a:stretch>
                  </pic:blipFill>
                  <pic:spPr bwMode="auto">
                    <a:xfrm>
                      <a:off x="0" y="0"/>
                      <a:ext cx="6324600" cy="3794760"/>
                    </a:xfrm>
                    <a:prstGeom prst="rect">
                      <a:avLst/>
                    </a:prstGeom>
                    <a:noFill/>
                    <a:ln w="9525">
                      <a:noFill/>
                      <a:headEnd/>
                      <a:tailEnd/>
                    </a:ln>
                  </pic:spPr>
                </pic:pic>
              </a:graphicData>
            </a:graphic>
          </wp:inline>
        </w:drawing>
      </w:r>
    </w:p>
    <w:p w14:paraId="0A01F938" w14:textId="77777777" w:rsidR="00393F07" w:rsidRPr="00E8291F" w:rsidRDefault="00F6272D">
      <w:pPr>
        <w:pStyle w:val="Textoindependiente"/>
        <w:rPr>
          <w:lang w:val="es-CL"/>
        </w:rPr>
      </w:pPr>
      <w:r w:rsidRPr="00E8291F">
        <w:rPr>
          <w:lang w:val="es-CL"/>
        </w:rPr>
        <w:t>Sin embargo, al mirar la variación a doce meses, la señal reciente cambia. En el último año, el aumento total de ocupados fue de aproximadamente 45,4 mil personas, pero este crecimiento estuvo explicado por el empleo informal: los ocupados informales aumentaron en 78,6 mil, mientras que los ocupados formales disminuyeron en -33,3 mil. En consecuencia, la creación neta reciente de empleo ha estado impulsada por ocupaciones informales, lo que modera la lectura positiva del aumento total de ocupados. Además nos encontramos con que en términos de población, el crecimiento de los ocupados no alcanza a cubrir el incremento de la PET con 146,3 mil personas, por lo que la tasa de desempleo se ha visto incrementada.</w:t>
      </w:r>
    </w:p>
    <w:p w14:paraId="08C280C2" w14:textId="77777777" w:rsidR="00393F07" w:rsidRDefault="00F6272D">
      <w:pPr>
        <w:pStyle w:val="Textoindependiente"/>
      </w:pPr>
      <w:r>
        <w:rPr>
          <w:noProof/>
        </w:rPr>
        <w:lastRenderedPageBreak/>
        <w:drawing>
          <wp:inline distT="0" distB="0" distL="0" distR="0" wp14:anchorId="725C6BEA" wp14:editId="5EA4DD7A">
            <wp:extent cx="6324600" cy="379476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nformeMensualDivision_files/figure-docx/unnamed-chunk-7-1.png"/>
                    <pic:cNvPicPr>
                      <a:picLocks noChangeAspect="1" noChangeArrowheads="1"/>
                    </pic:cNvPicPr>
                  </pic:nvPicPr>
                  <pic:blipFill>
                    <a:blip r:embed="rId17"/>
                    <a:stretch>
                      <a:fillRect/>
                    </a:stretch>
                  </pic:blipFill>
                  <pic:spPr bwMode="auto">
                    <a:xfrm>
                      <a:off x="0" y="0"/>
                      <a:ext cx="6324600" cy="3794760"/>
                    </a:xfrm>
                    <a:prstGeom prst="rect">
                      <a:avLst/>
                    </a:prstGeom>
                    <a:noFill/>
                    <a:ln w="9525">
                      <a:noFill/>
                      <a:headEnd/>
                      <a:tailEnd/>
                    </a:ln>
                  </pic:spPr>
                </pic:pic>
              </a:graphicData>
            </a:graphic>
          </wp:inline>
        </w:drawing>
      </w:r>
    </w:p>
    <w:p w14:paraId="28D25AC9" w14:textId="77777777" w:rsidR="00393F07" w:rsidRPr="00E8291F" w:rsidRDefault="00F6272D">
      <w:pPr>
        <w:pStyle w:val="Textoindependiente"/>
        <w:rPr>
          <w:lang w:val="es-CL"/>
        </w:rPr>
      </w:pPr>
      <w:r w:rsidRPr="00E8291F">
        <w:rPr>
          <w:lang w:val="es-CL"/>
        </w:rPr>
        <w:t>La tasa de ocupación de asalariados informales se ubicó en 16,6%, registrando un aumento de 1,4 pp. respecto de año anterior. Esto confirma una tendencia al alza, donde se incrementó en 1,7 pp. interanual para las mujeres asalariadas informales, con un 18,3% al trimestre actual. En términos de magnitudes, las personas asalariadas informales alcanzaron los 1.194.929 a nivel nacional y registró un alza de 102.876 personas en doce meses, derivado de un alza en 43.822 en hombres y 59.054 en mujeres asalariadas informales.</w:t>
      </w:r>
    </w:p>
    <w:p w14:paraId="28F18F5D" w14:textId="77777777" w:rsidR="00393F07" w:rsidRDefault="00F6272D">
      <w:pPr>
        <w:pStyle w:val="Textoindependiente"/>
      </w:pPr>
      <w:r>
        <w:rPr>
          <w:noProof/>
        </w:rPr>
        <w:lastRenderedPageBreak/>
        <w:drawing>
          <wp:inline distT="0" distB="0" distL="0" distR="0" wp14:anchorId="75D179B1" wp14:editId="00367C7B">
            <wp:extent cx="6324600" cy="379476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nformeMensualDivision_files/figure-docx/unnamed-chunk-8-1.png"/>
                    <pic:cNvPicPr>
                      <a:picLocks noChangeAspect="1" noChangeArrowheads="1"/>
                    </pic:cNvPicPr>
                  </pic:nvPicPr>
                  <pic:blipFill>
                    <a:blip r:embed="rId18"/>
                    <a:stretch>
                      <a:fillRect/>
                    </a:stretch>
                  </pic:blipFill>
                  <pic:spPr bwMode="auto">
                    <a:xfrm>
                      <a:off x="0" y="0"/>
                      <a:ext cx="6324600" cy="3794760"/>
                    </a:xfrm>
                    <a:prstGeom prst="rect">
                      <a:avLst/>
                    </a:prstGeom>
                    <a:noFill/>
                    <a:ln w="9525">
                      <a:noFill/>
                      <a:headEnd/>
                      <a:tailEnd/>
                    </a:ln>
                  </pic:spPr>
                </pic:pic>
              </a:graphicData>
            </a:graphic>
          </wp:inline>
        </w:drawing>
      </w:r>
    </w:p>
    <w:p w14:paraId="56159B0E" w14:textId="77777777" w:rsidR="00393F07" w:rsidRPr="00E8291F" w:rsidRDefault="00F6272D">
      <w:pPr>
        <w:pStyle w:val="Textoindependiente"/>
        <w:rPr>
          <w:lang w:val="es-CL"/>
        </w:rPr>
      </w:pPr>
      <w:r w:rsidRPr="00E8291F">
        <w:rPr>
          <w:lang w:val="es-CL"/>
        </w:rPr>
        <w:t>Al desagregar la variación del empleo por categoría ocupacional, se observa que el crecimiento de los ocupados está impulsado por un tercer trimestre consecutivo de caída en los asalariados formales, compensando por un sostenido aumento, también por tercer trimestre consecutivo, en los asalariados informales y en los trabajadores por cuenta propia.</w:t>
      </w:r>
    </w:p>
    <w:p w14:paraId="15EA51BD" w14:textId="77777777" w:rsidR="00393F07" w:rsidRDefault="00F6272D">
      <w:pPr>
        <w:pStyle w:val="Textoindependiente"/>
      </w:pPr>
      <w:r>
        <w:rPr>
          <w:noProof/>
        </w:rPr>
        <w:lastRenderedPageBreak/>
        <w:drawing>
          <wp:inline distT="0" distB="0" distL="0" distR="0" wp14:anchorId="455233DB" wp14:editId="7D9C22BC">
            <wp:extent cx="6324600" cy="379476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formeMensualDivision_files/figure-docx/unnamed-chunk-9-1.png"/>
                    <pic:cNvPicPr>
                      <a:picLocks noChangeAspect="1" noChangeArrowheads="1"/>
                    </pic:cNvPicPr>
                  </pic:nvPicPr>
                  <pic:blipFill>
                    <a:blip r:embed="rId19"/>
                    <a:stretch>
                      <a:fillRect/>
                    </a:stretch>
                  </pic:blipFill>
                  <pic:spPr bwMode="auto">
                    <a:xfrm>
                      <a:off x="0" y="0"/>
                      <a:ext cx="6324600" cy="3794760"/>
                    </a:xfrm>
                    <a:prstGeom prst="rect">
                      <a:avLst/>
                    </a:prstGeom>
                    <a:noFill/>
                    <a:ln w="9525">
                      <a:noFill/>
                      <a:headEnd/>
                      <a:tailEnd/>
                    </a:ln>
                  </pic:spPr>
                </pic:pic>
              </a:graphicData>
            </a:graphic>
          </wp:inline>
        </w:drawing>
      </w:r>
    </w:p>
    <w:p w14:paraId="594E777B" w14:textId="77777777" w:rsidR="00393F07" w:rsidRPr="00EE273B" w:rsidRDefault="00F6272D">
      <w:pPr>
        <w:pStyle w:val="Ttulo2"/>
        <w:rPr>
          <w:b/>
          <w:bCs/>
          <w:lang w:val="es-CL"/>
        </w:rPr>
      </w:pPr>
      <w:bookmarkStart w:id="62" w:name="Xed66039752dc0ff7fccdbee8ad8a0d02e3ce35b"/>
      <w:bookmarkEnd w:id="59"/>
      <w:r w:rsidRPr="00EE273B">
        <w:rPr>
          <w:b/>
          <w:bCs/>
          <w:lang w:val="es-CL"/>
        </w:rPr>
        <w:t xml:space="preserve">4. </w:t>
      </w:r>
      <w:r w:rsidRPr="00EE273B">
        <w:rPr>
          <w:b/>
          <w:bCs/>
          <w:i/>
          <w:iCs/>
          <w:lang w:val="es-CL"/>
        </w:rPr>
        <w:t>Crecimiento de la demanda laboral y su composición interna</w:t>
      </w:r>
    </w:p>
    <w:p w14:paraId="324A8FE3" w14:textId="77777777" w:rsidR="00393F07" w:rsidRPr="00E8291F" w:rsidRDefault="00F6272D">
      <w:pPr>
        <w:pStyle w:val="FirstParagraph"/>
        <w:rPr>
          <w:lang w:val="es-CL"/>
        </w:rPr>
      </w:pPr>
      <w:r w:rsidRPr="00E8291F">
        <w:rPr>
          <w:lang w:val="es-CL"/>
        </w:rPr>
        <w:t>Detrás de la cifra de crecimiento interanual del empleo, se advierte aumentó en 78.632 del empleo informal, como una disminución de 33.278 del empleo formal.</w:t>
      </w:r>
    </w:p>
    <w:p w14:paraId="717EC803" w14:textId="4B0E4CBD" w:rsidR="00393F07" w:rsidRPr="00E8291F" w:rsidRDefault="00F6272D">
      <w:pPr>
        <w:pStyle w:val="Textoindependiente"/>
        <w:rPr>
          <w:lang w:val="es-CL"/>
        </w:rPr>
      </w:pPr>
      <w:r w:rsidRPr="00E8291F">
        <w:rPr>
          <w:lang w:val="es-CL"/>
        </w:rPr>
        <w:t xml:space="preserve">Así también, la cifra esconde cambios en la composición por categoría de empleo. En el último año, el número de asalariados del sector privado aumentó en </w:t>
      </w:r>
      <w:del w:id="63" w:author="Ivo Farfán Romero" w:date="2026-05-28T11:04:00Z" w16du:dateUtc="2026-05-28T15:04:00Z">
        <w:r w:rsidRPr="00E8291F" w:rsidDel="00FE27C2">
          <w:rPr>
            <w:lang w:val="es-CL"/>
          </w:rPr>
          <w:delText>7.869 ,</w:delText>
        </w:r>
      </w:del>
      <w:ins w:id="64" w:author="Ivo Farfán Romero" w:date="2026-05-28T11:04:00Z" w16du:dateUtc="2026-05-28T15:04:00Z">
        <w:r w:rsidR="00FE27C2" w:rsidRPr="00E8291F">
          <w:rPr>
            <w:lang w:val="es-CL"/>
          </w:rPr>
          <w:t>7.869,</w:t>
        </w:r>
      </w:ins>
      <w:r w:rsidRPr="00E8291F">
        <w:rPr>
          <w:lang w:val="es-CL"/>
        </w:rPr>
        <w:t xml:space="preserve"> lo que equivale a una variación de 0,1 pp., mientras que el número de asalariados del sector público aumentó en 11.069 empleos, con una variación de 0,9 pp.</w:t>
      </w:r>
    </w:p>
    <w:p w14:paraId="27CBFF0C" w14:textId="77777777" w:rsidR="00393F07" w:rsidRPr="00E8291F" w:rsidRDefault="00F6272D">
      <w:pPr>
        <w:pStyle w:val="Textoindependiente"/>
        <w:rPr>
          <w:lang w:val="es-CL"/>
        </w:rPr>
      </w:pPr>
      <w:r w:rsidRPr="00E8291F">
        <w:rPr>
          <w:lang w:val="es-CL"/>
        </w:rPr>
        <w:t>De igual forma, el número de trabajadores de servicio doméstico disminuyó en 12.243 empleos, equivalente a -5,8 pp., mientras que el número de trabajadores independientes aumentó en 38.660 empleos, con una variación de 1,8 pp.</w:t>
      </w:r>
    </w:p>
    <w:p w14:paraId="58042ED3" w14:textId="77777777" w:rsidR="00393F07" w:rsidRPr="00E8291F" w:rsidRDefault="00F6272D">
      <w:pPr>
        <w:pStyle w:val="Textoindependiente"/>
        <w:rPr>
          <w:lang w:val="es-CL"/>
        </w:rPr>
      </w:pPr>
      <w:r w:rsidRPr="00E8291F">
        <w:rPr>
          <w:lang w:val="es-CL"/>
        </w:rPr>
        <w:t xml:space="preserve">Al centrarse exclusivamente en el sector privado, se observa que el número de ocupaciones formales disminuyó en 84.498 empleos, lo que corresponde a una variación de -1,7 pp., mientras que el número de ocupaciones informales aumentó en 92.367 empleos, con una variación de </w:t>
      </w:r>
      <w:commentRangeStart w:id="65"/>
      <w:r w:rsidRPr="00E8291F">
        <w:rPr>
          <w:lang w:val="es-CL"/>
        </w:rPr>
        <w:t>10,7 pp.</w:t>
      </w:r>
      <w:commentRangeEnd w:id="65"/>
      <w:r w:rsidR="00FE27C2" w:rsidRPr="00E8291F">
        <w:rPr>
          <w:rStyle w:val="Refdecomentario"/>
          <w:sz w:val="24"/>
          <w:szCs w:val="24"/>
          <w:lang w:val="es-CL"/>
        </w:rPr>
        <w:commentReference w:id="65"/>
      </w:r>
      <w:r w:rsidRPr="00E8291F">
        <w:rPr>
          <w:lang w:val="es-CL"/>
        </w:rPr>
        <w:t>, en línea con lo que la teoría planteada respecto de los cambios estructurales en el mercado laboral.</w:t>
      </w:r>
    </w:p>
    <w:p w14:paraId="338528B9" w14:textId="11780B35" w:rsidR="00393F07" w:rsidRPr="00E8291F" w:rsidRDefault="00F6272D">
      <w:pPr>
        <w:pStyle w:val="Textoindependiente"/>
        <w:rPr>
          <w:lang w:val="es-CL"/>
        </w:rPr>
      </w:pPr>
      <w:r w:rsidRPr="00E8291F">
        <w:rPr>
          <w:lang w:val="es-CL"/>
        </w:rPr>
        <w:t xml:space="preserve">Sin embargo, la tasa de informalidad laboral se encuentra en niveles mínimos históricos, sin considerar la pandemia. La tasa de ocupación informal (TOI) ha caído desde 28,9% en la prepandemia (EFM - 2020) a 26,5% en el trimestre EFM - 2026, aun cuando en esta condición </w:t>
      </w:r>
      <w:r w:rsidRPr="00E8291F">
        <w:rPr>
          <w:lang w:val="es-CL"/>
        </w:rPr>
        <w:lastRenderedPageBreak/>
        <w:t>permanecen poco más de 2,5 millones de personas</w:t>
      </w:r>
      <w:ins w:id="66" w:author="Ivo Farfán Romero" w:date="2026-05-28T11:06:00Z" w16du:dateUtc="2026-05-28T15:06:00Z">
        <w:r w:rsidR="00FE27C2">
          <w:rPr>
            <w:lang w:val="es-CL"/>
          </w:rPr>
          <w:t>, lo que se explica por el progresivo aumento de personas ocupadas en el mercado laboral</w:t>
        </w:r>
      </w:ins>
      <w:del w:id="67" w:author="Ivo Farfán Romero" w:date="2026-05-28T11:05:00Z" w16du:dateUtc="2026-05-28T15:05:00Z">
        <w:r w:rsidRPr="00E8291F" w:rsidDel="00FE27C2">
          <w:rPr>
            <w:lang w:val="es-CL"/>
          </w:rPr>
          <w:delText>.</w:delText>
        </w:r>
      </w:del>
    </w:p>
    <w:p w14:paraId="16781368" w14:textId="77777777" w:rsidR="00393F07" w:rsidRPr="00E8291F" w:rsidRDefault="00F6272D">
      <w:pPr>
        <w:pStyle w:val="Textoindependiente"/>
        <w:rPr>
          <w:lang w:val="es-CL"/>
        </w:rPr>
      </w:pPr>
      <w:r w:rsidRPr="00E8291F">
        <w:rPr>
          <w:lang w:val="es-CL"/>
        </w:rPr>
        <w:t>Anexo 1. Sector Económico</w:t>
      </w:r>
    </w:p>
    <w:p w14:paraId="178D3A3A" w14:textId="77777777" w:rsidR="00393F07" w:rsidRPr="00E8291F" w:rsidRDefault="00F6272D">
      <w:pPr>
        <w:pStyle w:val="Textoindependiente"/>
        <w:rPr>
          <w:lang w:val="es-CL"/>
        </w:rPr>
      </w:pPr>
      <w:r w:rsidRPr="00E8291F">
        <w:rPr>
          <w:lang w:val="es-CL"/>
        </w:rPr>
        <w:t>La tabla presenta la variación del empleo formal por sector económico, identificando los sectores que crearon y destruyeron empleos durante el trimestre móvil terminado en febrero de 2026.</w:t>
      </w:r>
    </w:p>
    <w:tbl>
      <w:tblPr>
        <w:tblW w:w="0" w:type="auto"/>
        <w:jc w:val="center"/>
        <w:tblLayout w:type="fixed"/>
        <w:tblLook w:val="0420" w:firstRow="1" w:lastRow="0" w:firstColumn="0" w:lastColumn="0" w:noHBand="0" w:noVBand="1"/>
      </w:tblPr>
      <w:tblGrid>
        <w:gridCol w:w="4608"/>
        <w:gridCol w:w="1728"/>
        <w:gridCol w:w="1728"/>
      </w:tblGrid>
      <w:tr w:rsidR="00393F07" w:rsidRPr="00E8291F" w14:paraId="26232E27" w14:textId="77777777">
        <w:trPr>
          <w:cantSplit/>
          <w:tblHeader/>
          <w:jc w:val="center"/>
        </w:trPr>
        <w:tc>
          <w:tcPr>
            <w:tcW w:w="8064" w:type="dxa"/>
            <w:gridSpan w:val="3"/>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FFF7473"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8"/>
                <w:szCs w:val="18"/>
                <w:lang w:val="es-CL"/>
              </w:rPr>
            </w:pPr>
            <w:r w:rsidRPr="00E8291F">
              <w:rPr>
                <w:rFonts w:ascii="Arial Narrow" w:eastAsia="Arial Narrow" w:hAnsi="Arial Narrow" w:cs="Arial Narrow"/>
                <w:b/>
                <w:color w:val="000000"/>
                <w:sz w:val="18"/>
                <w:szCs w:val="18"/>
                <w:lang w:val="es-CL"/>
              </w:rPr>
              <w:t>Tabla 1a: Cantidad de empleos formales creados o destruidos según sector económico</w:t>
            </w:r>
          </w:p>
        </w:tc>
      </w:tr>
      <w:tr w:rsidR="00393F07" w14:paraId="4BE4334F" w14:textId="77777777">
        <w:trPr>
          <w:cantSplit/>
          <w:tblHeader/>
          <w:jc w:val="center"/>
        </w:trPr>
        <w:tc>
          <w:tcPr>
            <w:tcW w:w="4608"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EAE67D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Sector económico</w:t>
            </w:r>
          </w:p>
        </w:tc>
        <w:tc>
          <w:tcPr>
            <w:tcW w:w="1728"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3D326A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Trimestre actual</w:t>
            </w:r>
            <w:r>
              <w:rPr>
                <w:rFonts w:ascii="Arial Narrow" w:eastAsia="Arial Narrow" w:hAnsi="Arial Narrow" w:cs="Arial Narrow"/>
                <w:b/>
                <w:color w:val="000000"/>
                <w:sz w:val="16"/>
                <w:szCs w:val="16"/>
              </w:rPr>
              <w:br/>
              <w:t>(FEB. 2026)</w:t>
            </w:r>
          </w:p>
        </w:tc>
        <w:tc>
          <w:tcPr>
            <w:tcW w:w="1728"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67EDCA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Diferencia</w:t>
            </w:r>
            <w:r>
              <w:rPr>
                <w:rFonts w:ascii="Arial Narrow" w:eastAsia="Arial Narrow" w:hAnsi="Arial Narrow" w:cs="Arial Narrow"/>
                <w:b/>
                <w:color w:val="000000"/>
                <w:sz w:val="16"/>
                <w:szCs w:val="16"/>
              </w:rPr>
              <w:br/>
              <w:t>interanual</w:t>
            </w:r>
          </w:p>
        </w:tc>
      </w:tr>
      <w:tr w:rsidR="00393F07" w14:paraId="43D8D118" w14:textId="77777777">
        <w:trPr>
          <w:cantSplit/>
          <w:jc w:val="center"/>
        </w:trPr>
        <w:tc>
          <w:tcPr>
            <w:tcW w:w="4608"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13777"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Agricultura, ganadería, silvicultura y pesca</w:t>
            </w:r>
          </w:p>
        </w:tc>
        <w:tc>
          <w:tcPr>
            <w:tcW w:w="1728"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9AE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333.700</w:t>
            </w:r>
          </w:p>
        </w:tc>
        <w:tc>
          <w:tcPr>
            <w:tcW w:w="1728"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9A05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13.246</w:t>
            </w:r>
          </w:p>
        </w:tc>
      </w:tr>
      <w:tr w:rsidR="00393F07" w14:paraId="45F084AC"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54FE"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Explotación de minas y canteras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B74D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152.882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ED4A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3.008</w:t>
            </w:r>
          </w:p>
        </w:tc>
      </w:tr>
      <w:tr w:rsidR="00393F07" w14:paraId="099B29E4"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EA64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Industrias manufactureras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EE6C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678.479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8EC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9.013</w:t>
            </w:r>
          </w:p>
        </w:tc>
      </w:tr>
      <w:tr w:rsidR="00393F07" w14:paraId="226A12C3"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2B405"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Suministro de electricidad, gas, vapor y aire acondicionado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0F36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31.485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6196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8.223</w:t>
            </w:r>
          </w:p>
        </w:tc>
      </w:tr>
      <w:tr w:rsidR="00393F07" w14:paraId="16117892"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841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Suministro de agua</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BB4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62.100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5B5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1.575</w:t>
            </w:r>
          </w:p>
        </w:tc>
      </w:tr>
      <w:tr w:rsidR="00393F07" w14:paraId="05980246"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299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Construcción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77AA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521.083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9D2C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7.634</w:t>
            </w:r>
          </w:p>
        </w:tc>
      </w:tr>
      <w:tr w:rsidR="00393F07" w14:paraId="0C74383D"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F313"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Comercio al por mayor y al por menor</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8E9D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1.115.778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05B1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33.411</w:t>
            </w:r>
          </w:p>
        </w:tc>
      </w:tr>
      <w:tr w:rsidR="00393F07" w14:paraId="3D809A14"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E2CC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Transporte y almacenamiento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916C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416.329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930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6.073</w:t>
            </w:r>
          </w:p>
        </w:tc>
      </w:tr>
      <w:tr w:rsidR="00393F07" w14:paraId="74C9B7C5"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3CFC1"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de alojamiento y de servicio de comidas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5D47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352.769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4994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3.745</w:t>
            </w:r>
          </w:p>
        </w:tc>
      </w:tr>
      <w:tr w:rsidR="00393F07" w14:paraId="218997F4"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057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Información y comunicaciones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B6F3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165.553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677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25.897</w:t>
            </w:r>
          </w:p>
        </w:tc>
      </w:tr>
      <w:tr w:rsidR="00393F07" w14:paraId="2585314F"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71CF2"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financieras y de seguros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375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176.511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D229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30.943</w:t>
            </w:r>
          </w:p>
        </w:tc>
      </w:tr>
      <w:tr w:rsidR="00393F07" w14:paraId="53297D2D"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1627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Actividades inmobiliarias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377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95.019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ADB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24.809</w:t>
            </w:r>
          </w:p>
        </w:tc>
      </w:tr>
      <w:tr w:rsidR="00393F07" w14:paraId="37476415"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3F665"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profesionales, científicas y técnicas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072B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340.330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5B7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32.296</w:t>
            </w:r>
          </w:p>
        </w:tc>
      </w:tr>
      <w:tr w:rsidR="00393F07" w14:paraId="020D573C"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4588"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de servicios administrativos y de apoyo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34C5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477.875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3BE6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26.451</w:t>
            </w:r>
          </w:p>
        </w:tc>
      </w:tr>
      <w:tr w:rsidR="00393F07" w14:paraId="3B038341"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8412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Administración pública y defensa</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7E3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610.354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CFD0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38.117</w:t>
            </w:r>
          </w:p>
        </w:tc>
      </w:tr>
      <w:tr w:rsidR="00393F07" w14:paraId="55CA4CCE"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37A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Enseñanza</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779E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568.356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8A8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26.010</w:t>
            </w:r>
          </w:p>
        </w:tc>
      </w:tr>
      <w:tr w:rsidR="00393F07" w14:paraId="08CCDE78"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61C9"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de atención de la salud humana y de asistencia social</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14BE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497.063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9249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31.672</w:t>
            </w:r>
          </w:p>
        </w:tc>
      </w:tr>
      <w:tr w:rsidR="00393F07" w14:paraId="7E14B823"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F4483"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artísticas, de entretenimiento y recreativas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421C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65.723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382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1.132</w:t>
            </w:r>
          </w:p>
        </w:tc>
      </w:tr>
      <w:tr w:rsidR="00393F07" w14:paraId="18AA2188"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913D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Otras actividades de servicios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2C7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155.561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6D4A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11.739</w:t>
            </w:r>
          </w:p>
        </w:tc>
      </w:tr>
      <w:tr w:rsidR="00393F07" w14:paraId="43AEA520" w14:textId="77777777">
        <w:trPr>
          <w:cantSplit/>
          <w:jc w:val="center"/>
        </w:trPr>
        <w:tc>
          <w:tcPr>
            <w:tcW w:w="4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1DB8"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de los hogares como empleadores</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2085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99.397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6CC0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14.299</w:t>
            </w:r>
          </w:p>
        </w:tc>
      </w:tr>
      <w:tr w:rsidR="00393F07" w14:paraId="4E3CF42A" w14:textId="77777777">
        <w:trPr>
          <w:cantSplit/>
          <w:jc w:val="center"/>
        </w:trPr>
        <w:tc>
          <w:tcPr>
            <w:tcW w:w="4608"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E01A261"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lang w:val="es-CL"/>
              </w:rPr>
            </w:pPr>
            <w:r w:rsidRPr="00E8291F">
              <w:rPr>
                <w:rFonts w:ascii="Arial Narrow" w:eastAsia="Arial Narrow" w:hAnsi="Arial Narrow" w:cs="Arial Narrow"/>
                <w:color w:val="000000"/>
                <w:sz w:val="15"/>
                <w:szCs w:val="15"/>
                <w:lang w:val="es-CL"/>
              </w:rPr>
              <w:t>Actividades de organizaciones y órganos extraterritoriales</w:t>
            </w:r>
          </w:p>
        </w:tc>
        <w:tc>
          <w:tcPr>
            <w:tcW w:w="1728"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FBF305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3.125</w:t>
            </w:r>
          </w:p>
        </w:tc>
        <w:tc>
          <w:tcPr>
            <w:tcW w:w="1728" w:type="dxa"/>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4AE4FE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167</w:t>
            </w:r>
          </w:p>
        </w:tc>
      </w:tr>
      <w:tr w:rsidR="00393F07" w:rsidRPr="00E8291F" w14:paraId="42B9334C" w14:textId="77777777">
        <w:trPr>
          <w:cantSplit/>
          <w:jc w:val="center"/>
        </w:trPr>
        <w:tc>
          <w:tcPr>
            <w:tcW w:w="8064" w:type="dxa"/>
            <w:gridSpan w:val="3"/>
            <w:tcBorders>
              <w:top w:val="single" w:sz="10"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6FCA86"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666666"/>
                <w:sz w:val="14"/>
                <w:szCs w:val="14"/>
                <w:lang w:val="es-CL"/>
              </w:rPr>
            </w:pPr>
            <w:r w:rsidRPr="00E8291F">
              <w:rPr>
                <w:rFonts w:ascii="Arial" w:eastAsia="Arial" w:hAnsi="Arial" w:cs="Arial"/>
                <w:i/>
                <w:color w:val="666666"/>
                <w:sz w:val="14"/>
                <w:szCs w:val="14"/>
                <w:lang w:val="es-CL"/>
              </w:rPr>
              <w:t>Fuente: Elaboración propia en base a datos ENE.</w:t>
            </w:r>
          </w:p>
        </w:tc>
      </w:tr>
    </w:tbl>
    <w:p w14:paraId="55F1C26D" w14:textId="77777777" w:rsidR="00393F07" w:rsidRPr="00E8291F" w:rsidRDefault="00F6272D">
      <w:pPr>
        <w:pStyle w:val="Textoindependiente"/>
        <w:rPr>
          <w:lang w:val="es-CL"/>
        </w:rPr>
      </w:pPr>
      <w:r w:rsidRPr="00E8291F">
        <w:rPr>
          <w:lang w:val="es-CL"/>
        </w:rPr>
        <w:t>Anexo 2. Regiones</w:t>
      </w:r>
    </w:p>
    <w:p w14:paraId="36BCA4F1" w14:textId="77777777" w:rsidR="00393F07" w:rsidRPr="00E8291F" w:rsidRDefault="00F6272D">
      <w:pPr>
        <w:pStyle w:val="Textoindependiente"/>
        <w:rPr>
          <w:lang w:val="es-CL"/>
        </w:rPr>
      </w:pPr>
      <w:r w:rsidRPr="00E8291F">
        <w:rPr>
          <w:lang w:val="es-CL"/>
        </w:rPr>
        <w:t>La tabla presenta la tasa de desocupación por región y sus variaciones trimestrales e interanuales, permitiendo comparar la situación laboral regional durante el trimestre móvil terminado en febrero de 2026.</w:t>
      </w:r>
    </w:p>
    <w:tbl>
      <w:tblPr>
        <w:tblW w:w="0" w:type="auto"/>
        <w:jc w:val="center"/>
        <w:tblLayout w:type="fixed"/>
        <w:tblLook w:val="0420" w:firstRow="1" w:lastRow="0" w:firstColumn="0" w:lastColumn="0" w:noHBand="0" w:noVBand="1"/>
      </w:tblPr>
      <w:tblGrid>
        <w:gridCol w:w="2592"/>
        <w:gridCol w:w="1080"/>
        <w:gridCol w:w="1222"/>
        <w:gridCol w:w="1134"/>
      </w:tblGrid>
      <w:tr w:rsidR="00393F07" w:rsidRPr="00E8291F" w14:paraId="5B1C745F" w14:textId="77777777" w:rsidTr="00EE273B">
        <w:trPr>
          <w:cantSplit/>
          <w:tblHeader/>
          <w:jc w:val="center"/>
        </w:trPr>
        <w:tc>
          <w:tcPr>
            <w:tcW w:w="6028" w:type="dxa"/>
            <w:gridSpan w:val="4"/>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E10871E"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8"/>
                <w:szCs w:val="18"/>
                <w:lang w:val="es-CL"/>
              </w:rPr>
            </w:pPr>
            <w:r w:rsidRPr="00E8291F">
              <w:rPr>
                <w:rFonts w:ascii="Arial Narrow" w:eastAsia="Arial Narrow" w:hAnsi="Arial Narrow" w:cs="Arial Narrow"/>
                <w:b/>
                <w:color w:val="000000"/>
                <w:sz w:val="18"/>
                <w:szCs w:val="18"/>
                <w:lang w:val="es-CL"/>
              </w:rPr>
              <w:t>Tabla 2a: Tasa de desocupación y variaciones interanuales y trimestrales según región</w:t>
            </w:r>
          </w:p>
        </w:tc>
      </w:tr>
      <w:tr w:rsidR="00393F07" w14:paraId="26A7F394" w14:textId="77777777" w:rsidTr="00EE273B">
        <w:trPr>
          <w:cantSplit/>
          <w:tblHeader/>
          <w:jc w:val="center"/>
        </w:trPr>
        <w:tc>
          <w:tcPr>
            <w:tcW w:w="2592"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DA93EB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Región</w:t>
            </w:r>
          </w:p>
        </w:tc>
        <w:tc>
          <w:tcPr>
            <w:tcW w:w="1080"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0D718D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Trimestre actual</w:t>
            </w:r>
            <w:r>
              <w:rPr>
                <w:rFonts w:ascii="Arial Narrow" w:eastAsia="Arial Narrow" w:hAnsi="Arial Narrow" w:cs="Arial Narrow"/>
                <w:b/>
                <w:color w:val="000000"/>
                <w:sz w:val="16"/>
                <w:szCs w:val="16"/>
              </w:rPr>
              <w:br/>
              <w:t>(FEB. 2026)</w:t>
            </w:r>
          </w:p>
        </w:tc>
        <w:tc>
          <w:tcPr>
            <w:tcW w:w="1222"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6E1CD33"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lang w:val="es-CL"/>
              </w:rPr>
            </w:pPr>
            <w:r w:rsidRPr="00E8291F">
              <w:rPr>
                <w:rFonts w:ascii="Arial Narrow" w:eastAsia="Arial Narrow" w:hAnsi="Arial Narrow" w:cs="Arial Narrow"/>
                <w:b/>
                <w:color w:val="000000"/>
                <w:sz w:val="16"/>
                <w:szCs w:val="16"/>
                <w:lang w:val="es-CL"/>
              </w:rPr>
              <w:t>Diferencia trimestre</w:t>
            </w:r>
            <w:r w:rsidRPr="00E8291F">
              <w:rPr>
                <w:rFonts w:ascii="Arial Narrow" w:eastAsia="Arial Narrow" w:hAnsi="Arial Narrow" w:cs="Arial Narrow"/>
                <w:b/>
                <w:color w:val="000000"/>
                <w:sz w:val="16"/>
                <w:szCs w:val="16"/>
                <w:lang w:val="es-CL"/>
              </w:rPr>
              <w:br/>
              <w:t>móvil anterior tasa</w:t>
            </w:r>
            <w:r w:rsidRPr="00E8291F">
              <w:rPr>
                <w:rFonts w:ascii="Arial Narrow" w:eastAsia="Arial Narrow" w:hAnsi="Arial Narrow" w:cs="Arial Narrow"/>
                <w:b/>
                <w:color w:val="000000"/>
                <w:sz w:val="16"/>
                <w:szCs w:val="16"/>
                <w:lang w:val="es-CL"/>
              </w:rPr>
              <w:br/>
              <w:t>desocupación</w:t>
            </w:r>
          </w:p>
        </w:tc>
        <w:tc>
          <w:tcPr>
            <w:tcW w:w="1134"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F89DB1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Diferencia interanual</w:t>
            </w:r>
            <w:r>
              <w:rPr>
                <w:rFonts w:ascii="Arial Narrow" w:eastAsia="Arial Narrow" w:hAnsi="Arial Narrow" w:cs="Arial Narrow"/>
                <w:b/>
                <w:color w:val="000000"/>
                <w:sz w:val="16"/>
                <w:szCs w:val="16"/>
              </w:rPr>
              <w:br/>
              <w:t>tasa desocupación</w:t>
            </w:r>
          </w:p>
        </w:tc>
      </w:tr>
      <w:tr w:rsidR="00393F07" w14:paraId="238F9632" w14:textId="77777777" w:rsidTr="00EE273B">
        <w:trPr>
          <w:cantSplit/>
          <w:jc w:val="center"/>
        </w:trPr>
        <w:tc>
          <w:tcPr>
            <w:tcW w:w="2592"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83AE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Biobío</w:t>
            </w:r>
          </w:p>
        </w:tc>
        <w:tc>
          <w:tcPr>
            <w:tcW w:w="1080"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863F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10,0%</w:t>
            </w:r>
          </w:p>
        </w:tc>
        <w:tc>
          <w:tcPr>
            <w:tcW w:w="1222"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0EA5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0,4 p.p</w:t>
            </w:r>
          </w:p>
        </w:tc>
        <w:tc>
          <w:tcPr>
            <w:tcW w:w="1134"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A774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1,0 p.p</w:t>
            </w:r>
          </w:p>
        </w:tc>
      </w:tr>
      <w:tr w:rsidR="00393F07" w14:paraId="7D62AD53"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1D21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Valparaíso</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63CC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9,8%</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5CE5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0,6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9E71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0,8 p.p</w:t>
            </w:r>
          </w:p>
        </w:tc>
      </w:tr>
      <w:tr w:rsidR="00393F07" w14:paraId="2C5282ED"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038C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Metropolitana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FB67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9,6%</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7AA3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0,7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A595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0,2 p.p</w:t>
            </w:r>
          </w:p>
        </w:tc>
      </w:tr>
      <w:tr w:rsidR="00393F07" w14:paraId="21C02170"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7E8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Tarapacá</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42FB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8,7%</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CF7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1,1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15E6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2,5 p.p</w:t>
            </w:r>
          </w:p>
        </w:tc>
      </w:tr>
      <w:tr w:rsidR="00393F07" w14:paraId="180FECB3"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951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Maule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41B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8,5%</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FA1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1,2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2450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1,5 p.p</w:t>
            </w:r>
          </w:p>
        </w:tc>
      </w:tr>
      <w:tr w:rsidR="00393F07" w14:paraId="19F375CA"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854F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Ñuble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40B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8,4%</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C24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0,8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3620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1,3 p.p</w:t>
            </w:r>
          </w:p>
        </w:tc>
      </w:tr>
      <w:tr w:rsidR="00393F07" w14:paraId="5A54E2B0"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A8D6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Los Ríos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FFCD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8,1%</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39C1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1,8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41D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0,0 p.p</w:t>
            </w:r>
          </w:p>
        </w:tc>
      </w:tr>
      <w:tr w:rsidR="00393F07" w14:paraId="5B590774"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96C3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Atacama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8E0C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8,1%</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5177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0,8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2789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0,8 p.p</w:t>
            </w:r>
          </w:p>
        </w:tc>
      </w:tr>
      <w:tr w:rsidR="00393F07" w14:paraId="555703FA"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FDBB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lastRenderedPageBreak/>
              <w:t>Coquimbo</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D990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8,1%</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AAA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0,6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0A2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1,1 p.p</w:t>
            </w:r>
          </w:p>
        </w:tc>
      </w:tr>
      <w:tr w:rsidR="00393F07" w14:paraId="4F1F049B"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062A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La Araucanía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668B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7,8%</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A3C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0,0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6A97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1,4 p.p</w:t>
            </w:r>
          </w:p>
        </w:tc>
      </w:tr>
      <w:tr w:rsidR="00393F07" w14:paraId="2057B36B"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07CC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Arica y Parinacota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FF2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7,7%</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EA17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0,5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B54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0,4 p.p</w:t>
            </w:r>
          </w:p>
        </w:tc>
      </w:tr>
      <w:tr w:rsidR="00393F07" w14:paraId="5AFD108E"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ACEC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O'Higgins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CCB3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7,5%</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EC0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0,2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7838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0,0 p.p</w:t>
            </w:r>
          </w:p>
        </w:tc>
      </w:tr>
      <w:tr w:rsidR="00393F07" w14:paraId="55F6442E"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0FAD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Antofagasta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4E3F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7,2%</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B2A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0,8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5944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0,4 p.p</w:t>
            </w:r>
          </w:p>
        </w:tc>
      </w:tr>
      <w:tr w:rsidR="00393F07" w14:paraId="263A92CD"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2712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Los Lagos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ABF5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6,6%</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BAA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0,7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4AC8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1,4 p.p</w:t>
            </w:r>
          </w:p>
        </w:tc>
      </w:tr>
      <w:tr w:rsidR="00393F07" w14:paraId="59F2CE7D" w14:textId="77777777" w:rsidTr="00EE273B">
        <w:trPr>
          <w:cantSplit/>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965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Magallanes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851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6,6%</w:t>
            </w:r>
          </w:p>
        </w:tc>
        <w:tc>
          <w:tcPr>
            <w:tcW w:w="12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3406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0,4 p.p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BB8F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27AE60"/>
                <w:sz w:val="14"/>
                <w:szCs w:val="14"/>
              </w:rPr>
              <w:t>▲</w:t>
            </w:r>
            <w:r>
              <w:rPr>
                <w:rFonts w:ascii="Arial Narrow" w:eastAsia="Arial Narrow" w:hAnsi="Arial Narrow" w:cs="Arial Narrow"/>
                <w:color w:val="000000"/>
                <w:sz w:val="15"/>
                <w:szCs w:val="15"/>
              </w:rPr>
              <w:t xml:space="preserve"> 1,8 p.p</w:t>
            </w:r>
          </w:p>
        </w:tc>
      </w:tr>
      <w:tr w:rsidR="00393F07" w14:paraId="68A041B4" w14:textId="77777777" w:rsidTr="00EE273B">
        <w:trPr>
          <w:cantSplit/>
          <w:jc w:val="center"/>
        </w:trPr>
        <w:tc>
          <w:tcPr>
            <w:tcW w:w="259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8828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Aysén</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53FB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4,8%</w:t>
            </w:r>
          </w:p>
        </w:tc>
        <w:tc>
          <w:tcPr>
            <w:tcW w:w="122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C9A61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0,0 p.p</w:t>
            </w:r>
          </w:p>
        </w:tc>
        <w:tc>
          <w:tcPr>
            <w:tcW w:w="1134"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F6C2E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w:eastAsia="Arial" w:hAnsi="Arial" w:cs="Arial"/>
                <w:color w:val="E74C3C"/>
                <w:sz w:val="14"/>
                <w:szCs w:val="14"/>
              </w:rPr>
              <w:t>▼</w:t>
            </w:r>
            <w:r>
              <w:rPr>
                <w:rFonts w:ascii="Arial Narrow" w:eastAsia="Arial Narrow" w:hAnsi="Arial Narrow" w:cs="Arial Narrow"/>
                <w:color w:val="000000"/>
                <w:sz w:val="15"/>
                <w:szCs w:val="15"/>
              </w:rPr>
              <w:t xml:space="preserve"> 0,4 p.p</w:t>
            </w:r>
          </w:p>
        </w:tc>
      </w:tr>
      <w:tr w:rsidR="00393F07" w14:paraId="124FC985" w14:textId="77777777" w:rsidTr="00EE273B">
        <w:trPr>
          <w:cantSplit/>
          <w:jc w:val="center"/>
        </w:trPr>
        <w:tc>
          <w:tcPr>
            <w:tcW w:w="2592"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705874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5"/>
                <w:szCs w:val="15"/>
              </w:rPr>
            </w:pPr>
            <w:r>
              <w:rPr>
                <w:rFonts w:ascii="Arial Narrow" w:eastAsia="Arial Narrow" w:hAnsi="Arial Narrow" w:cs="Arial Narrow"/>
                <w:b/>
                <w:color w:val="000000"/>
                <w:sz w:val="15"/>
                <w:szCs w:val="15"/>
              </w:rPr>
              <w:t>Total (nacional)</w:t>
            </w:r>
          </w:p>
        </w:tc>
        <w:tc>
          <w:tcPr>
            <w:tcW w:w="1080"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A24B14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b/>
                <w:color w:val="000000"/>
                <w:sz w:val="15"/>
                <w:szCs w:val="15"/>
              </w:rPr>
            </w:pPr>
            <w:r>
              <w:rPr>
                <w:rFonts w:ascii="Arial Narrow" w:eastAsia="Arial Narrow" w:hAnsi="Arial Narrow" w:cs="Arial Narrow"/>
                <w:b/>
                <w:color w:val="000000"/>
                <w:sz w:val="15"/>
                <w:szCs w:val="15"/>
              </w:rPr>
              <w:t>127,5%</w:t>
            </w:r>
          </w:p>
        </w:tc>
        <w:tc>
          <w:tcPr>
            <w:tcW w:w="1222"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CB1A08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b/>
                <w:color w:val="000000"/>
                <w:sz w:val="15"/>
                <w:szCs w:val="15"/>
              </w:rPr>
            </w:pPr>
            <w:r>
              <w:rPr>
                <w:rFonts w:ascii="Arial" w:eastAsia="Arial" w:hAnsi="Arial" w:cs="Arial"/>
                <w:color w:val="27AE60"/>
                <w:sz w:val="14"/>
                <w:szCs w:val="14"/>
              </w:rPr>
              <w:t>▲</w:t>
            </w:r>
            <w:r>
              <w:rPr>
                <w:rFonts w:ascii="Arial Narrow" w:eastAsia="Arial Narrow" w:hAnsi="Arial Narrow" w:cs="Arial Narrow"/>
                <w:b/>
                <w:color w:val="000000"/>
                <w:sz w:val="15"/>
                <w:szCs w:val="15"/>
              </w:rPr>
              <w:t xml:space="preserve"> 7,7 p.p</w:t>
            </w:r>
          </w:p>
        </w:tc>
        <w:tc>
          <w:tcPr>
            <w:tcW w:w="1134"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568033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b/>
                <w:color w:val="000000"/>
                <w:sz w:val="15"/>
                <w:szCs w:val="15"/>
              </w:rPr>
            </w:pPr>
            <w:r>
              <w:rPr>
                <w:rFonts w:ascii="Arial" w:eastAsia="Arial" w:hAnsi="Arial" w:cs="Arial"/>
                <w:color w:val="27AE60"/>
                <w:sz w:val="14"/>
                <w:szCs w:val="14"/>
              </w:rPr>
              <w:t>▲</w:t>
            </w:r>
            <w:r>
              <w:rPr>
                <w:rFonts w:ascii="Arial Narrow" w:eastAsia="Arial Narrow" w:hAnsi="Arial Narrow" w:cs="Arial Narrow"/>
                <w:b/>
                <w:color w:val="000000"/>
                <w:sz w:val="15"/>
                <w:szCs w:val="15"/>
              </w:rPr>
              <w:t xml:space="preserve"> 0,1 p.p</w:t>
            </w:r>
          </w:p>
        </w:tc>
      </w:tr>
      <w:tr w:rsidR="00393F07" w:rsidRPr="00E8291F" w14:paraId="0E291D95" w14:textId="77777777" w:rsidTr="00EE273B">
        <w:trPr>
          <w:cantSplit/>
          <w:jc w:val="center"/>
        </w:trPr>
        <w:tc>
          <w:tcPr>
            <w:tcW w:w="6028" w:type="dxa"/>
            <w:gridSpan w:val="4"/>
            <w:tcBorders>
              <w:top w:val="single" w:sz="10"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F2AED0"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666666"/>
                <w:sz w:val="14"/>
                <w:szCs w:val="14"/>
                <w:lang w:val="es-CL"/>
              </w:rPr>
            </w:pPr>
            <w:r w:rsidRPr="00E8291F">
              <w:rPr>
                <w:rFonts w:ascii="Arial" w:eastAsia="Arial" w:hAnsi="Arial" w:cs="Arial"/>
                <w:i/>
                <w:color w:val="666666"/>
                <w:sz w:val="14"/>
                <w:szCs w:val="14"/>
                <w:lang w:val="es-CL"/>
              </w:rPr>
              <w:t>Fuente: Elaboración propia en base a datos ENE.</w:t>
            </w:r>
            <w:r w:rsidRPr="00E8291F">
              <w:rPr>
                <w:rFonts w:ascii="Arial" w:eastAsia="Arial" w:hAnsi="Arial" w:cs="Arial"/>
                <w:i/>
                <w:color w:val="666666"/>
                <w:sz w:val="14"/>
                <w:szCs w:val="14"/>
                <w:lang w:val="es-CL"/>
              </w:rPr>
              <w:br/>
              <w:t>¹ Las regiones se ordenan de mayor a menor según la tasa de desocupación del trimestre actual.</w:t>
            </w:r>
          </w:p>
        </w:tc>
      </w:tr>
    </w:tbl>
    <w:p w14:paraId="5A60A38F" w14:textId="77777777" w:rsidR="00393F07" w:rsidRPr="00E8291F" w:rsidRDefault="00F6272D">
      <w:pPr>
        <w:pStyle w:val="Textoindependiente"/>
        <w:rPr>
          <w:lang w:val="es-CL"/>
        </w:rPr>
      </w:pPr>
      <w:r w:rsidRPr="00E8291F">
        <w:rPr>
          <w:lang w:val="es-CL"/>
        </w:rPr>
        <w:t>La tabla presenta la tasa de ocupación informal y la proporción de asalariados informales por región, permitiendo comparar los niveles de informalidad laboral a nivel regional.</w:t>
      </w:r>
    </w:p>
    <w:tbl>
      <w:tblPr>
        <w:tblW w:w="0" w:type="auto"/>
        <w:jc w:val="center"/>
        <w:tblLayout w:type="fixed"/>
        <w:tblLook w:val="0420" w:firstRow="1" w:lastRow="0" w:firstColumn="0" w:lastColumn="0" w:noHBand="0" w:noVBand="1"/>
      </w:tblPr>
      <w:tblGrid>
        <w:gridCol w:w="2880"/>
        <w:gridCol w:w="1872"/>
        <w:gridCol w:w="2160"/>
      </w:tblGrid>
      <w:tr w:rsidR="00393F07" w:rsidRPr="00E8291F" w14:paraId="7CA42BE8" w14:textId="77777777">
        <w:trPr>
          <w:cantSplit/>
          <w:tblHeader/>
          <w:jc w:val="center"/>
        </w:trPr>
        <w:tc>
          <w:tcPr>
            <w:tcW w:w="6912" w:type="dxa"/>
            <w:gridSpan w:val="3"/>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86F9B43" w14:textId="77777777" w:rsidR="00393F07" w:rsidRPr="00E8291F"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8"/>
                <w:szCs w:val="18"/>
                <w:lang w:val="es-CL"/>
              </w:rPr>
            </w:pPr>
            <w:r w:rsidRPr="00E8291F">
              <w:rPr>
                <w:rFonts w:ascii="Arial Narrow" w:eastAsia="Arial Narrow" w:hAnsi="Arial Narrow" w:cs="Arial Narrow"/>
                <w:b/>
                <w:color w:val="000000"/>
                <w:sz w:val="18"/>
                <w:szCs w:val="18"/>
                <w:lang w:val="es-CL"/>
              </w:rPr>
              <w:t>Tabla 2b: Tasa de ocupación informal y de asalariados informales según región</w:t>
            </w:r>
          </w:p>
        </w:tc>
      </w:tr>
      <w:tr w:rsidR="00393F07" w14:paraId="2B0E685A" w14:textId="77777777">
        <w:trPr>
          <w:cantSplit/>
          <w:tblHeader/>
          <w:jc w:val="center"/>
        </w:trPr>
        <w:tc>
          <w:tcPr>
            <w:tcW w:w="2880"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13569E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Región</w:t>
            </w:r>
          </w:p>
        </w:tc>
        <w:tc>
          <w:tcPr>
            <w:tcW w:w="1872"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92D92A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Tasa informalidad</w:t>
            </w:r>
          </w:p>
        </w:tc>
        <w:tc>
          <w:tcPr>
            <w:tcW w:w="2160" w:type="dxa"/>
            <w:tcBorders>
              <w:top w:val="single" w:sz="1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460A7B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center"/>
              <w:rPr>
                <w:rFonts w:ascii="Arial Narrow" w:eastAsia="Arial Narrow" w:hAnsi="Arial Narrow" w:cs="Arial Narrow"/>
                <w:b/>
                <w:color w:val="000000"/>
                <w:sz w:val="16"/>
                <w:szCs w:val="16"/>
              </w:rPr>
            </w:pPr>
            <w:r>
              <w:rPr>
                <w:rFonts w:ascii="Arial Narrow" w:eastAsia="Arial Narrow" w:hAnsi="Arial Narrow" w:cs="Arial Narrow"/>
                <w:b/>
                <w:color w:val="000000"/>
                <w:sz w:val="16"/>
                <w:szCs w:val="16"/>
              </w:rPr>
              <w:t>Tasa asalariados informales*</w:t>
            </w:r>
          </w:p>
        </w:tc>
      </w:tr>
      <w:tr w:rsidR="00393F07" w14:paraId="795D721E" w14:textId="77777777">
        <w:trPr>
          <w:cantSplit/>
          <w:jc w:val="center"/>
        </w:trPr>
        <w:tc>
          <w:tcPr>
            <w:tcW w:w="2880"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614D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La Araucanía</w:t>
            </w:r>
          </w:p>
        </w:tc>
        <w:tc>
          <w:tcPr>
            <w:tcW w:w="1872"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701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36,5%</w:t>
            </w:r>
          </w:p>
        </w:tc>
        <w:tc>
          <w:tcPr>
            <w:tcW w:w="2160" w:type="dxa"/>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4F8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22,2%</w:t>
            </w:r>
          </w:p>
        </w:tc>
      </w:tr>
      <w:tr w:rsidR="00393F07" w14:paraId="56C3A658"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D4F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Maule</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91F0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33,4%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93F7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24,4%</w:t>
            </w:r>
          </w:p>
        </w:tc>
      </w:tr>
      <w:tr w:rsidR="00393F07" w14:paraId="143E1E89"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1651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Arica y Parinacota</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3AF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32,2%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880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18,0%</w:t>
            </w:r>
          </w:p>
        </w:tc>
      </w:tr>
      <w:tr w:rsidR="00393F07" w14:paraId="6B8BD1C6"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30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Los Ríos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C861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32,1%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0A6C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23,7%</w:t>
            </w:r>
          </w:p>
        </w:tc>
      </w:tr>
      <w:tr w:rsidR="00393F07" w14:paraId="60E64A4B"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87D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Tarapacá</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67CE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31,7%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255E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17,0%</w:t>
            </w:r>
          </w:p>
        </w:tc>
      </w:tr>
      <w:tr w:rsidR="00393F07" w14:paraId="141674DE"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D151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Coquimbo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FA24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30,7%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2104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19,5%</w:t>
            </w:r>
          </w:p>
        </w:tc>
      </w:tr>
      <w:tr w:rsidR="00393F07" w14:paraId="3BCDA7DB"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27D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Ñuble</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A351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30,3%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C8F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23,4%</w:t>
            </w:r>
          </w:p>
        </w:tc>
      </w:tr>
      <w:tr w:rsidR="00393F07" w14:paraId="19D3BC0A"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D626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Aysén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4440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30,0%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DF7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16,8%</w:t>
            </w:r>
          </w:p>
        </w:tc>
      </w:tr>
      <w:tr w:rsidR="00393F07" w14:paraId="4FA39136"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7D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O'Higgins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AA7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29,4%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9711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21,1%</w:t>
            </w:r>
          </w:p>
        </w:tc>
      </w:tr>
      <w:tr w:rsidR="00393F07" w14:paraId="19BEDAAC"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69E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Valparaíso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880F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28,4%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7DC6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20,0%</w:t>
            </w:r>
          </w:p>
        </w:tc>
      </w:tr>
      <w:tr w:rsidR="00393F07" w14:paraId="3F833A8A"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7B30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Los Lagos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B01E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28,1%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410B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14,4%</w:t>
            </w:r>
          </w:p>
        </w:tc>
      </w:tr>
      <w:tr w:rsidR="00393F07" w14:paraId="6E1488B9"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A11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Biobío</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5CAD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27,0%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391F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17,7%</w:t>
            </w:r>
          </w:p>
        </w:tc>
      </w:tr>
      <w:tr w:rsidR="00393F07" w14:paraId="55FBA54F"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1E0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Atacama</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330C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25,9%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36FF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14,7%</w:t>
            </w:r>
          </w:p>
        </w:tc>
      </w:tr>
      <w:tr w:rsidR="00393F07" w14:paraId="0381693A"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1993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Metropolitana</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0022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22,8%</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FD2A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13,5%</w:t>
            </w:r>
          </w:p>
        </w:tc>
      </w:tr>
      <w:tr w:rsidR="00393F07" w14:paraId="5686A6EE" w14:textId="77777777">
        <w:trPr>
          <w:cantSplit/>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E99A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Magallanes</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95B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21,7%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1D64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13,2%</w:t>
            </w:r>
          </w:p>
        </w:tc>
      </w:tr>
      <w:tr w:rsidR="00393F07" w14:paraId="522A348F" w14:textId="77777777">
        <w:trPr>
          <w:cantSplit/>
          <w:jc w:val="center"/>
        </w:trPr>
        <w:tc>
          <w:tcPr>
            <w:tcW w:w="28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BECE6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Antofagasta</w:t>
            </w:r>
          </w:p>
        </w:tc>
        <w:tc>
          <w:tcPr>
            <w:tcW w:w="187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12C5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20,5%</w:t>
            </w:r>
          </w:p>
        </w:tc>
        <w:tc>
          <w:tcPr>
            <w:tcW w:w="216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0020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10,8%</w:t>
            </w:r>
          </w:p>
        </w:tc>
      </w:tr>
      <w:tr w:rsidR="00393F07" w14:paraId="06CE10BA" w14:textId="77777777">
        <w:trPr>
          <w:cantSplit/>
          <w:jc w:val="center"/>
        </w:trPr>
        <w:tc>
          <w:tcPr>
            <w:tcW w:w="2880"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82F3B6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Narrow" w:eastAsia="Arial Narrow" w:hAnsi="Arial Narrow" w:cs="Arial Narrow"/>
                <w:b/>
                <w:color w:val="000000"/>
                <w:sz w:val="15"/>
                <w:szCs w:val="15"/>
              </w:rPr>
            </w:pPr>
            <w:r>
              <w:rPr>
                <w:rFonts w:ascii="Arial Narrow" w:eastAsia="Arial Narrow" w:hAnsi="Arial Narrow" w:cs="Arial Narrow"/>
                <w:b/>
                <w:color w:val="000000"/>
                <w:sz w:val="15"/>
                <w:szCs w:val="15"/>
              </w:rPr>
              <w:t>Total (nacional)</w:t>
            </w:r>
          </w:p>
        </w:tc>
        <w:tc>
          <w:tcPr>
            <w:tcW w:w="1872"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7059B2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b/>
                <w:color w:val="000000"/>
                <w:sz w:val="15"/>
                <w:szCs w:val="15"/>
              </w:rPr>
            </w:pPr>
            <w:r>
              <w:rPr>
                <w:rFonts w:ascii="Arial Narrow" w:eastAsia="Arial Narrow" w:hAnsi="Arial Narrow" w:cs="Arial Narrow"/>
                <w:b/>
                <w:color w:val="000000"/>
                <w:sz w:val="15"/>
                <w:szCs w:val="15"/>
              </w:rPr>
              <w:t>26,5%</w:t>
            </w:r>
          </w:p>
        </w:tc>
        <w:tc>
          <w:tcPr>
            <w:tcW w:w="2160" w:type="dxa"/>
            <w:tcBorders>
              <w:top w:val="single" w:sz="6" w:space="0" w:color="666666"/>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D1E19B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Narrow" w:eastAsia="Arial Narrow" w:hAnsi="Arial Narrow" w:cs="Arial Narrow"/>
                <w:b/>
                <w:color w:val="000000"/>
                <w:sz w:val="15"/>
                <w:szCs w:val="15"/>
              </w:rPr>
            </w:pPr>
            <w:r>
              <w:rPr>
                <w:rFonts w:ascii="Arial Narrow" w:eastAsia="Arial Narrow" w:hAnsi="Arial Narrow" w:cs="Arial Narrow"/>
                <w:b/>
                <w:color w:val="000000"/>
                <w:sz w:val="15"/>
                <w:szCs w:val="15"/>
              </w:rPr>
              <w:t>16,6%</w:t>
            </w:r>
          </w:p>
        </w:tc>
      </w:tr>
      <w:tr w:rsidR="00393F07" w:rsidRPr="00E8291F" w14:paraId="6592338D" w14:textId="77777777">
        <w:trPr>
          <w:cantSplit/>
          <w:jc w:val="center"/>
        </w:trPr>
        <w:tc>
          <w:tcPr>
            <w:tcW w:w="6912" w:type="dxa"/>
            <w:gridSpan w:val="3"/>
            <w:tcBorders>
              <w:top w:val="single" w:sz="10"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64515D"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i/>
                <w:color w:val="666666"/>
                <w:sz w:val="14"/>
                <w:szCs w:val="14"/>
                <w:lang w:val="es-CL"/>
              </w:rPr>
            </w:pPr>
            <w:r w:rsidRPr="00E8291F">
              <w:rPr>
                <w:rFonts w:ascii="Arial" w:eastAsia="Arial" w:hAnsi="Arial" w:cs="Arial"/>
                <w:i/>
                <w:color w:val="666666"/>
                <w:sz w:val="14"/>
                <w:szCs w:val="14"/>
                <w:lang w:val="es-CL"/>
              </w:rPr>
              <w:t>Fuente: Elaboración propia en base a datos ENE.</w:t>
            </w:r>
            <w:r w:rsidRPr="00E8291F">
              <w:rPr>
                <w:rFonts w:ascii="Arial" w:eastAsia="Arial" w:hAnsi="Arial" w:cs="Arial"/>
                <w:i/>
                <w:color w:val="666666"/>
                <w:sz w:val="14"/>
                <w:szCs w:val="14"/>
                <w:lang w:val="es-CL"/>
              </w:rPr>
              <w:br/>
              <w:t>¹ *Tasa asalariados informales = (asalariados privados informales + asalariados públicos informales</w:t>
            </w:r>
            <w:r w:rsidRPr="00E8291F">
              <w:rPr>
                <w:rFonts w:ascii="Arial" w:eastAsia="Arial" w:hAnsi="Arial" w:cs="Arial"/>
                <w:i/>
                <w:color w:val="666666"/>
                <w:sz w:val="14"/>
                <w:szCs w:val="14"/>
                <w:lang w:val="es-CL"/>
              </w:rPr>
              <w:br/>
              <w:t>+ personal servicio doméstico informal) / (asalariados privados formales + asalariados privados</w:t>
            </w:r>
            <w:r w:rsidRPr="00E8291F">
              <w:rPr>
                <w:rFonts w:ascii="Arial" w:eastAsia="Arial" w:hAnsi="Arial" w:cs="Arial"/>
                <w:i/>
                <w:color w:val="666666"/>
                <w:sz w:val="14"/>
                <w:szCs w:val="14"/>
                <w:lang w:val="es-CL"/>
              </w:rPr>
              <w:br/>
              <w:t>informales + asalariados públicos formales + asalariados públicos informales + personal servicio</w:t>
            </w:r>
            <w:r w:rsidRPr="00E8291F">
              <w:rPr>
                <w:rFonts w:ascii="Arial" w:eastAsia="Arial" w:hAnsi="Arial" w:cs="Arial"/>
                <w:i/>
                <w:color w:val="666666"/>
                <w:sz w:val="14"/>
                <w:szCs w:val="14"/>
                <w:lang w:val="es-CL"/>
              </w:rPr>
              <w:br/>
              <w:t>doméstico formal + personal servicio doméstico informal)</w:t>
            </w:r>
          </w:p>
        </w:tc>
      </w:tr>
    </w:tbl>
    <w:p w14:paraId="34D08F1A" w14:textId="77777777" w:rsidR="00393F07" w:rsidRPr="00E8291F" w:rsidRDefault="00F6272D">
      <w:pPr>
        <w:pStyle w:val="Textoindependiente"/>
        <w:rPr>
          <w:lang w:val="es-CL"/>
        </w:rPr>
      </w:pPr>
      <w:r w:rsidRPr="00E8291F">
        <w:rPr>
          <w:lang w:val="es-CL"/>
        </w:rPr>
        <w:t>Anexo 3. Resumen indicadores varios</w:t>
      </w:r>
    </w:p>
    <w:p w14:paraId="400E9AFB" w14:textId="77777777" w:rsidR="00393F07" w:rsidRPr="00E8291F" w:rsidRDefault="00F6272D">
      <w:pPr>
        <w:pStyle w:val="Textoindependiente"/>
        <w:rPr>
          <w:lang w:val="es-CL"/>
        </w:rPr>
      </w:pPr>
      <w:r w:rsidRPr="00E8291F">
        <w:rPr>
          <w:lang w:val="es-CL"/>
        </w:rPr>
        <w:t>La tabla presenta la variación mensual de las principales categorías laborales entre DEF y EFM 2026, mostrando los aumentos y disminuciones registrados en cada indicador.</w:t>
      </w:r>
    </w:p>
    <w:tbl>
      <w:tblPr>
        <w:tblW w:w="0" w:type="auto"/>
        <w:jc w:val="center"/>
        <w:tblLayout w:type="fixed"/>
        <w:tblLook w:val="0420" w:firstRow="1" w:lastRow="0" w:firstColumn="0" w:lastColumn="0" w:noHBand="0" w:noVBand="1"/>
      </w:tblPr>
      <w:tblGrid>
        <w:gridCol w:w="3859"/>
        <w:gridCol w:w="1695"/>
        <w:gridCol w:w="1695"/>
        <w:gridCol w:w="1401"/>
      </w:tblGrid>
      <w:tr w:rsidR="00393F07" w:rsidRPr="00E8291F" w14:paraId="74EAC931" w14:textId="77777777">
        <w:trPr>
          <w:tblHeader/>
          <w:jc w:val="center"/>
        </w:trPr>
        <w:tc>
          <w:tcPr>
            <w:tcW w:w="8650"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C746A"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lang w:val="es-CL"/>
              </w:rPr>
            </w:pPr>
            <w:r w:rsidRPr="00E8291F">
              <w:rPr>
                <w:rFonts w:ascii="Arial" w:eastAsia="Arial" w:hAnsi="Arial" w:cs="Arial"/>
                <w:color w:val="000000"/>
                <w:sz w:val="15"/>
                <w:szCs w:val="15"/>
                <w:lang w:val="es-CL"/>
              </w:rPr>
              <w:t>Tabla 3a. Variación entre Trimestre actual y mes anterior</w:t>
            </w:r>
          </w:p>
        </w:tc>
      </w:tr>
      <w:tr w:rsidR="00393F07" w14:paraId="3B30FB67" w14:textId="77777777">
        <w:trPr>
          <w:tblHeader/>
          <w:jc w:val="center"/>
        </w:trPr>
        <w:tc>
          <w:tcPr>
            <w:tcW w:w="38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354FF7"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rPr>
            </w:pPr>
            <w:r>
              <w:rPr>
                <w:rFonts w:ascii="Arial" w:eastAsia="Arial" w:hAnsi="Arial" w:cs="Arial"/>
                <w:color w:val="000000"/>
                <w:sz w:val="15"/>
                <w:szCs w:val="15"/>
              </w:rPr>
              <w:t>Categorias</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9979E"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DEF - 2026</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A36A1"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EFM - 2026</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E9B1A"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Diferencia</w:t>
            </w:r>
          </w:p>
        </w:tc>
      </w:tr>
      <w:tr w:rsidR="00393F07" w14:paraId="2A37EE2A" w14:textId="77777777">
        <w:trPr>
          <w:jc w:val="center"/>
        </w:trPr>
        <w:tc>
          <w:tcPr>
            <w:tcW w:w="38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78C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PET</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B6CB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16.615.566</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97E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16.627.653</w:t>
            </w:r>
          </w:p>
        </w:tc>
        <w:tc>
          <w:tcPr>
            <w:tcW w:w="14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564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12.087</w:t>
            </w:r>
          </w:p>
        </w:tc>
      </w:tr>
      <w:tr w:rsidR="00393F07" w14:paraId="555F82F8"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8969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lastRenderedPageBreak/>
              <w:t>Fuerza de Trabajo</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6678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10.354.140</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DF71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10.359.303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FEE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5.163</w:t>
            </w:r>
          </w:p>
        </w:tc>
      </w:tr>
      <w:tr w:rsidR="00393F07" w14:paraId="10A7FB70"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038C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746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9.491.627</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5161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9.434.192</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C8B4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-57.435</w:t>
            </w:r>
          </w:p>
        </w:tc>
      </w:tr>
      <w:tr w:rsidR="00393F07" w14:paraId="781FA07A"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5A69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Desocupados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E3D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862.513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4B78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925.111</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470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62.598</w:t>
            </w:r>
          </w:p>
        </w:tc>
      </w:tr>
      <w:tr w:rsidR="00393F07" w14:paraId="0026882B"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C51B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8D5B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6.973.952</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CAD4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6.935.527</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025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-38.425</w:t>
            </w:r>
          </w:p>
        </w:tc>
      </w:tr>
      <w:tr w:rsidR="00393F07" w14:paraId="3594A133"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294D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sin 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DC6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8.294.721</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73A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8.247.799</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CB12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-46.922</w:t>
            </w:r>
          </w:p>
        </w:tc>
      </w:tr>
      <w:tr w:rsidR="00393F07" w14:paraId="24CE4B12"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E35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Privados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5605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5.842.035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88C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5.806.050</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035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-35.985</w:t>
            </w:r>
          </w:p>
        </w:tc>
      </w:tr>
      <w:tr w:rsidR="00393F07" w14:paraId="33E6973E"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2AE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A4C9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1.196.906</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9B3E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1.186.393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2D0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-10.513</w:t>
            </w:r>
          </w:p>
        </w:tc>
      </w:tr>
      <w:tr w:rsidR="00393F07" w14:paraId="133720C2"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067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6782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4.110.133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018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4.079.986</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A3A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-30.147</w:t>
            </w:r>
          </w:p>
        </w:tc>
      </w:tr>
      <w:tr w:rsidR="00393F07" w14:paraId="02246129"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05E1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40E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2.960.128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44EF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2.941.855</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4F41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-18.273</w:t>
            </w:r>
          </w:p>
        </w:tc>
      </w:tr>
      <w:tr w:rsidR="00393F07" w14:paraId="49CF1B68"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16B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6CD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1007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8,9</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CFA6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0,6</w:t>
            </w:r>
          </w:p>
        </w:tc>
      </w:tr>
      <w:tr w:rsidR="00393F07" w14:paraId="23C52EEC"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B446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 Femenina</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B817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9,0</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F44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10,0</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2CC5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1,0</w:t>
            </w:r>
          </w:p>
        </w:tc>
      </w:tr>
      <w:tr w:rsidR="00393F07" w14:paraId="650BD0EB"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D20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 Informal</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21A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26,5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648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26,5</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6CD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 xml:space="preserve"> 0,0</w:t>
            </w:r>
          </w:p>
        </w:tc>
      </w:tr>
      <w:tr w:rsidR="00393F07" w14:paraId="7CCDAE80"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AC8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972C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57,1</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73C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56,7</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9E04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-0,4</w:t>
            </w:r>
          </w:p>
        </w:tc>
      </w:tr>
      <w:tr w:rsidR="00393F07" w14:paraId="6B2171EC"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52D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FDE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0F02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A8C9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 xml:space="preserve"> 0,0</w:t>
            </w:r>
          </w:p>
        </w:tc>
      </w:tr>
      <w:tr w:rsidR="00393F07" w14:paraId="63C5E46F" w14:textId="77777777">
        <w:trPr>
          <w:jc w:val="center"/>
        </w:trPr>
        <w:tc>
          <w:tcPr>
            <w:tcW w:w="38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C537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 Femenina</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BB937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53,3</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5FB5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53,4</w:t>
            </w:r>
          </w:p>
        </w:tc>
        <w:tc>
          <w:tcPr>
            <w:tcW w:w="1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8767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0,1</w:t>
            </w:r>
          </w:p>
        </w:tc>
      </w:tr>
    </w:tbl>
    <w:p w14:paraId="39D9666B" w14:textId="77777777" w:rsidR="00393F07" w:rsidRPr="00E8291F" w:rsidRDefault="00F6272D">
      <w:pPr>
        <w:pStyle w:val="Textoindependiente"/>
        <w:rPr>
          <w:lang w:val="es-CL"/>
        </w:rPr>
      </w:pPr>
      <w:r w:rsidRPr="00E8291F">
        <w:rPr>
          <w:lang w:val="es-CL"/>
        </w:rPr>
        <w:t>La tabla presenta la variación mensual de los principales indicadores laborales entre EFM 2025 y EFM 2026, mostrando los cambios observados en empleo, desocupación, informalidad y participación laboral.</w:t>
      </w:r>
    </w:p>
    <w:tbl>
      <w:tblPr>
        <w:tblW w:w="0" w:type="auto"/>
        <w:jc w:val="center"/>
        <w:tblLayout w:type="fixed"/>
        <w:tblLook w:val="0420" w:firstRow="1" w:lastRow="0" w:firstColumn="0" w:lastColumn="0" w:noHBand="0" w:noVBand="1"/>
      </w:tblPr>
      <w:tblGrid>
        <w:gridCol w:w="3859"/>
        <w:gridCol w:w="1695"/>
        <w:gridCol w:w="1695"/>
        <w:gridCol w:w="1401"/>
      </w:tblGrid>
      <w:tr w:rsidR="00393F07" w:rsidRPr="00E8291F" w14:paraId="42AA5961" w14:textId="77777777">
        <w:trPr>
          <w:tblHeader/>
          <w:jc w:val="center"/>
        </w:trPr>
        <w:tc>
          <w:tcPr>
            <w:tcW w:w="8650"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AE685"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lang w:val="es-CL"/>
              </w:rPr>
            </w:pPr>
            <w:r w:rsidRPr="00E8291F">
              <w:rPr>
                <w:rFonts w:ascii="Arial" w:eastAsia="Arial" w:hAnsi="Arial" w:cs="Arial"/>
                <w:color w:val="000000"/>
                <w:sz w:val="15"/>
                <w:szCs w:val="15"/>
                <w:lang w:val="es-CL"/>
              </w:rPr>
              <w:t>Tabla 3b. Variación entre Trimestre actual y año anterior</w:t>
            </w:r>
          </w:p>
        </w:tc>
      </w:tr>
      <w:tr w:rsidR="00393F07" w14:paraId="0CB05504" w14:textId="77777777">
        <w:trPr>
          <w:tblHeader/>
          <w:jc w:val="center"/>
        </w:trPr>
        <w:tc>
          <w:tcPr>
            <w:tcW w:w="38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3A8A5"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rPr>
            </w:pPr>
            <w:r>
              <w:rPr>
                <w:rFonts w:ascii="Arial" w:eastAsia="Arial" w:hAnsi="Arial" w:cs="Arial"/>
                <w:color w:val="000000"/>
                <w:sz w:val="15"/>
                <w:szCs w:val="15"/>
              </w:rPr>
              <w:t>Categorias</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98395"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EFM - 2025</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9A31A"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EFM - 2026</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2EA38"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Diferencia</w:t>
            </w:r>
          </w:p>
        </w:tc>
      </w:tr>
      <w:tr w:rsidR="00393F07" w14:paraId="39AE4C53" w14:textId="77777777">
        <w:trPr>
          <w:jc w:val="center"/>
        </w:trPr>
        <w:tc>
          <w:tcPr>
            <w:tcW w:w="38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38C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PET</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1A26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16.481.383</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4CE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16.627.653</w:t>
            </w:r>
          </w:p>
        </w:tc>
        <w:tc>
          <w:tcPr>
            <w:tcW w:w="14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57EC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146.270</w:t>
            </w:r>
          </w:p>
        </w:tc>
      </w:tr>
      <w:tr w:rsidR="00393F07" w14:paraId="515B0FED"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2DB6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Fuerza de Trabajo</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C52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10.284.511</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154C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10.359.303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EDCD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74.792</w:t>
            </w:r>
          </w:p>
        </w:tc>
      </w:tr>
      <w:tr w:rsidR="00393F07" w14:paraId="6D717F96"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DF8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DFA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9.388.838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A71F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9.434.192</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E7D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45.354</w:t>
            </w:r>
          </w:p>
        </w:tc>
      </w:tr>
      <w:tr w:rsidR="00393F07" w14:paraId="2321EAC6"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899F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Desocupados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6CDE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895.673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4F8F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925.111</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1FD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29.438</w:t>
            </w:r>
          </w:p>
        </w:tc>
      </w:tr>
      <w:tr w:rsidR="00393F07" w14:paraId="0AFCDA91"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870D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C9C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6.968.804</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4050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6.935.527</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0EC7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-33.277</w:t>
            </w:r>
          </w:p>
        </w:tc>
      </w:tr>
      <w:tr w:rsidR="00393F07" w14:paraId="124D3175"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9A2C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sin 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655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8.213.514</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990A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8.247.799</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CB7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34.285</w:t>
            </w:r>
          </w:p>
        </w:tc>
      </w:tr>
      <w:tr w:rsidR="00393F07" w14:paraId="42F2A45C"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F02D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Privados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CA17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5.798.181</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AFDE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5.806.050</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BCFE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7.869</w:t>
            </w:r>
          </w:p>
        </w:tc>
      </w:tr>
      <w:tr w:rsidR="00393F07" w14:paraId="23958A04"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2B0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84C1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1.175.324</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BFB6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1.186.393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776C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11.069</w:t>
            </w:r>
          </w:p>
        </w:tc>
      </w:tr>
      <w:tr w:rsidR="00393F07" w14:paraId="349353FA"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C726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AC2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4.030.056</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662B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4.079.986</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5BF9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49.930</w:t>
            </w:r>
          </w:p>
        </w:tc>
      </w:tr>
      <w:tr w:rsidR="00393F07" w14:paraId="33DC4C7F"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750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BC49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2.936.970</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1CB6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2.941.855</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A2F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4.885</w:t>
            </w:r>
          </w:p>
        </w:tc>
      </w:tr>
      <w:tr w:rsidR="00393F07" w14:paraId="2BE9A5DE"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868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862C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8,7</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2FB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8,9</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FB89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0,2</w:t>
            </w:r>
          </w:p>
        </w:tc>
      </w:tr>
      <w:tr w:rsidR="00393F07" w14:paraId="2F7A55F2"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CF8C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 Femenina</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1074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0AA2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10,0</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439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0,5</w:t>
            </w:r>
          </w:p>
        </w:tc>
      </w:tr>
      <w:tr w:rsidR="00393F07" w14:paraId="2C9B90F6"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FE71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 Informal</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0ACA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25,8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C59F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26,5</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144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0,7</w:t>
            </w:r>
          </w:p>
        </w:tc>
      </w:tr>
      <w:tr w:rsidR="00393F07" w14:paraId="163D5A41"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EFA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B68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57,0</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74D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56,7</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C67F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-0,3</w:t>
            </w:r>
          </w:p>
        </w:tc>
      </w:tr>
      <w:tr w:rsidR="00393F07" w14:paraId="18E50A17"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C3C3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EFB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62,4</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1A64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62,3</w:t>
            </w:r>
          </w:p>
        </w:tc>
        <w:tc>
          <w:tcPr>
            <w:tcW w:w="1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D6F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-0,1</w:t>
            </w:r>
          </w:p>
        </w:tc>
      </w:tr>
      <w:tr w:rsidR="00393F07" w14:paraId="3FB1921D" w14:textId="77777777">
        <w:trPr>
          <w:jc w:val="center"/>
        </w:trPr>
        <w:tc>
          <w:tcPr>
            <w:tcW w:w="38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0E2F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 Femenina</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F993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52,9</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67087"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53,4</w:t>
            </w:r>
          </w:p>
        </w:tc>
        <w:tc>
          <w:tcPr>
            <w:tcW w:w="1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7F43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0,5</w:t>
            </w:r>
          </w:p>
        </w:tc>
      </w:tr>
    </w:tbl>
    <w:p w14:paraId="1A3F4717" w14:textId="77777777" w:rsidR="00393F07" w:rsidRPr="00E8291F" w:rsidRDefault="00F6272D">
      <w:pPr>
        <w:pStyle w:val="Textoindependiente"/>
        <w:rPr>
          <w:lang w:val="es-CL"/>
        </w:rPr>
      </w:pPr>
      <w:r w:rsidRPr="00E8291F">
        <w:rPr>
          <w:lang w:val="es-CL"/>
        </w:rPr>
        <w:t>La tabla presenta la variación post covid de los principales indicadores laborales entre JJA 2021 y EFM 2026, mostrando los cambios observados en empleo, desocupación, informalidad y participación laboral.</w:t>
      </w:r>
    </w:p>
    <w:tbl>
      <w:tblPr>
        <w:tblW w:w="0" w:type="auto"/>
        <w:jc w:val="center"/>
        <w:tblLayout w:type="fixed"/>
        <w:tblLook w:val="0420" w:firstRow="1" w:lastRow="0" w:firstColumn="0" w:lastColumn="0" w:noHBand="0" w:noVBand="1"/>
      </w:tblPr>
      <w:tblGrid>
        <w:gridCol w:w="3859"/>
        <w:gridCol w:w="1695"/>
        <w:gridCol w:w="1695"/>
        <w:gridCol w:w="1573"/>
      </w:tblGrid>
      <w:tr w:rsidR="00393F07" w:rsidRPr="00E8291F" w14:paraId="2602FA9E" w14:textId="77777777">
        <w:trPr>
          <w:tblHeader/>
          <w:jc w:val="center"/>
        </w:trPr>
        <w:tc>
          <w:tcPr>
            <w:tcW w:w="8822"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70E0F" w14:textId="77777777" w:rsidR="00393F07" w:rsidRPr="00E8291F"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lang w:val="es-CL"/>
              </w:rPr>
            </w:pPr>
            <w:r w:rsidRPr="00E8291F">
              <w:rPr>
                <w:rFonts w:ascii="Arial" w:eastAsia="Arial" w:hAnsi="Arial" w:cs="Arial"/>
                <w:color w:val="000000"/>
                <w:sz w:val="15"/>
                <w:szCs w:val="15"/>
                <w:lang w:val="es-CL"/>
              </w:rPr>
              <w:lastRenderedPageBreak/>
              <w:t xml:space="preserve">Tabla 3c. Variación entre Trimestre actual y </w:t>
            </w:r>
            <w:commentRangeStart w:id="68"/>
            <w:r w:rsidRPr="00E8291F">
              <w:rPr>
                <w:rFonts w:ascii="Arial" w:eastAsia="Arial" w:hAnsi="Arial" w:cs="Arial"/>
                <w:color w:val="000000"/>
                <w:sz w:val="15"/>
                <w:szCs w:val="15"/>
                <w:lang w:val="es-CL"/>
              </w:rPr>
              <w:t>fin del COVID</w:t>
            </w:r>
            <w:commentRangeEnd w:id="68"/>
            <w:r w:rsidRPr="00E8291F">
              <w:rPr>
                <w:rStyle w:val="Refdecomentario"/>
                <w:rFonts w:ascii="Arial" w:eastAsia="Arial" w:hAnsi="Arial" w:cs="Arial"/>
                <w:color w:val="000000"/>
                <w:sz w:val="15"/>
                <w:szCs w:val="15"/>
                <w:lang w:val="es-CL"/>
              </w:rPr>
              <w:commentReference w:id="68"/>
            </w:r>
          </w:p>
        </w:tc>
      </w:tr>
      <w:tr w:rsidR="00393F07" w14:paraId="0286393C" w14:textId="77777777">
        <w:trPr>
          <w:tblHeader/>
          <w:jc w:val="center"/>
        </w:trPr>
        <w:tc>
          <w:tcPr>
            <w:tcW w:w="38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53678"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5"/>
                <w:szCs w:val="15"/>
              </w:rPr>
            </w:pPr>
            <w:r>
              <w:rPr>
                <w:rFonts w:ascii="Arial" w:eastAsia="Arial" w:hAnsi="Arial" w:cs="Arial"/>
                <w:color w:val="000000"/>
                <w:sz w:val="15"/>
                <w:szCs w:val="15"/>
              </w:rPr>
              <w:t>Categorias</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786D6"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JJA - 2021</w:t>
            </w:r>
          </w:p>
        </w:tc>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CB97F"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EFM - 2026</w:t>
            </w:r>
          </w:p>
        </w:tc>
        <w:tc>
          <w:tcPr>
            <w:tcW w:w="15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543C9" w14:textId="77777777" w:rsidR="00393F07" w:rsidRDefault="00F6272D">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5"/>
                <w:szCs w:val="15"/>
              </w:rPr>
            </w:pPr>
            <w:r>
              <w:rPr>
                <w:rFonts w:ascii="Arial" w:eastAsia="Arial" w:hAnsi="Arial" w:cs="Arial"/>
                <w:color w:val="000000"/>
                <w:sz w:val="15"/>
                <w:szCs w:val="15"/>
              </w:rPr>
              <w:t>Diferencia</w:t>
            </w:r>
          </w:p>
        </w:tc>
      </w:tr>
      <w:tr w:rsidR="00393F07" w14:paraId="4FAF825D" w14:textId="77777777">
        <w:trPr>
          <w:jc w:val="center"/>
        </w:trPr>
        <w:tc>
          <w:tcPr>
            <w:tcW w:w="38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E63A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PET</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1C1A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15.939.249</w:t>
            </w:r>
          </w:p>
        </w:tc>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E24A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16.627.653</w:t>
            </w:r>
          </w:p>
        </w:tc>
        <w:tc>
          <w:tcPr>
            <w:tcW w:w="15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16C2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688.404</w:t>
            </w:r>
          </w:p>
        </w:tc>
      </w:tr>
      <w:tr w:rsidR="00393F07" w14:paraId="5E0216FA"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9146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Fuerza de Trabajo</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0C5D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9.030.678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22D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10.359.303</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57B2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1.328.625</w:t>
            </w:r>
          </w:p>
        </w:tc>
      </w:tr>
      <w:tr w:rsidR="00393F07" w14:paraId="2B7F044B"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85B2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E857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8.258.775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3284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9.434.192</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1EC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1.175.417</w:t>
            </w:r>
          </w:p>
        </w:tc>
      </w:tr>
      <w:tr w:rsidR="00393F07" w14:paraId="6AB95875"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88D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Desocupados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608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771.903</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E966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925.111</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DBD0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153.208</w:t>
            </w:r>
          </w:p>
        </w:tc>
      </w:tr>
      <w:tr w:rsidR="00393F07" w14:paraId="7701A722"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37E9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CF50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6.018.168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1A70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6.935.527</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2617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917.359</w:t>
            </w:r>
          </w:p>
        </w:tc>
      </w:tr>
      <w:tr w:rsidR="00393F07" w14:paraId="50D4E826"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5B73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Ocupados sin 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A5B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7.174.716</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06D2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8.247.799</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81FB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1.073.083</w:t>
            </w:r>
          </w:p>
        </w:tc>
      </w:tr>
      <w:tr w:rsidR="00393F07" w14:paraId="58670209"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AD6A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Privados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92D7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4.905.048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1160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5.806.050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7CE0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901.002</w:t>
            </w:r>
          </w:p>
        </w:tc>
      </w:tr>
      <w:tr w:rsidR="00393F07" w14:paraId="7A57CFC8"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5EEE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Asalariados Públicos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19B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1.084.059</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7513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1.186.393</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4590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102.334</w:t>
            </w:r>
          </w:p>
        </w:tc>
      </w:tr>
      <w:tr w:rsidR="00393F07" w14:paraId="143C397E"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B29F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68BF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3.399.370</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D11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4.079.986</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5F59B"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680.616</w:t>
            </w:r>
          </w:p>
        </w:tc>
      </w:tr>
      <w:tr w:rsidR="00393F07" w14:paraId="681432CE"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45C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Ocupadas Formales</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ED2AF"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2.468.705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547B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2.941.855</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BE2B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473.150</w:t>
            </w:r>
          </w:p>
        </w:tc>
      </w:tr>
      <w:tr w:rsidR="00393F07" w14:paraId="2E32A97A"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E03D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73F3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8,5</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7D4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8,9</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F9ACD"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0,4</w:t>
            </w:r>
          </w:p>
        </w:tc>
      </w:tr>
      <w:tr w:rsidR="00393F07" w14:paraId="3FCCD4A9"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8296"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Desocupación Femenina</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AA97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8,7</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B5B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10,0</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FCB0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1,3</w:t>
            </w:r>
          </w:p>
        </w:tc>
      </w:tr>
      <w:tr w:rsidR="00393F07" w14:paraId="75EFF2D8"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40A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 Informal</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8C1D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27,1</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0B67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26,5</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9B8A"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FF0000"/>
                <w:sz w:val="20"/>
                <w:szCs w:val="20"/>
              </w:rPr>
              <w:t>▼</w:t>
            </w:r>
            <w:r>
              <w:rPr>
                <w:rFonts w:ascii="Arial" w:eastAsia="Arial" w:hAnsi="Arial" w:cs="Arial"/>
                <w:color w:val="000000"/>
                <w:sz w:val="15"/>
                <w:szCs w:val="15"/>
              </w:rPr>
              <w:t xml:space="preserve"> -0,6</w:t>
            </w:r>
          </w:p>
        </w:tc>
      </w:tr>
      <w:tr w:rsidR="00393F07" w14:paraId="430EF609"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43019"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Ocupación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EAA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51,8</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CBA8"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56,7</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AE7E"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4,9</w:t>
            </w:r>
          </w:p>
        </w:tc>
      </w:tr>
      <w:tr w:rsidR="00393F07" w14:paraId="30E85AD5" w14:textId="77777777">
        <w:trPr>
          <w:jc w:val="center"/>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7E14"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E91B1"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56,7</w:t>
            </w:r>
          </w:p>
        </w:tc>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817A2"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62,3</w:t>
            </w:r>
          </w:p>
        </w:tc>
        <w:tc>
          <w:tcPr>
            <w:tcW w:w="15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F5DA5"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5,6</w:t>
            </w:r>
          </w:p>
        </w:tc>
      </w:tr>
      <w:tr w:rsidR="00393F07" w14:paraId="4629EE98" w14:textId="77777777">
        <w:trPr>
          <w:jc w:val="center"/>
        </w:trPr>
        <w:tc>
          <w:tcPr>
            <w:tcW w:w="38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179B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rPr>
                <w:rFonts w:ascii="Arial" w:eastAsia="Arial" w:hAnsi="Arial" w:cs="Arial"/>
                <w:color w:val="000000"/>
                <w:sz w:val="15"/>
                <w:szCs w:val="15"/>
              </w:rPr>
            </w:pPr>
            <w:r>
              <w:rPr>
                <w:rFonts w:ascii="Arial" w:eastAsia="Arial" w:hAnsi="Arial" w:cs="Arial"/>
                <w:color w:val="000000"/>
                <w:sz w:val="15"/>
                <w:szCs w:val="15"/>
              </w:rPr>
              <w:t>Tasa de Participación Femenina</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64CC0"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45,8</w:t>
            </w:r>
          </w:p>
        </w:tc>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B263C"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0000"/>
                <w:sz w:val="15"/>
                <w:szCs w:val="15"/>
              </w:rPr>
              <w:t>53,4</w:t>
            </w:r>
          </w:p>
        </w:tc>
        <w:tc>
          <w:tcPr>
            <w:tcW w:w="15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6A663" w14:textId="77777777" w:rsidR="00393F07" w:rsidRDefault="00F6272D">
            <w:pPr>
              <w:pBdr>
                <w:top w:val="none" w:sz="0" w:space="0" w:color="000000"/>
                <w:left w:val="none" w:sz="0" w:space="0" w:color="000000"/>
                <w:bottom w:val="none" w:sz="0" w:space="0" w:color="000000"/>
                <w:right w:val="none" w:sz="0" w:space="0" w:color="000000"/>
              </w:pBdr>
              <w:spacing w:before="20" w:after="20"/>
              <w:ind w:left="100" w:right="100"/>
              <w:jc w:val="right"/>
              <w:rPr>
                <w:rFonts w:ascii="Arial" w:eastAsia="Arial" w:hAnsi="Arial" w:cs="Arial"/>
                <w:color w:val="000000"/>
                <w:sz w:val="15"/>
                <w:szCs w:val="15"/>
              </w:rPr>
            </w:pPr>
            <w:r>
              <w:rPr>
                <w:rFonts w:ascii="Arial" w:eastAsia="Arial" w:hAnsi="Arial" w:cs="Arial"/>
                <w:color w:val="00FF00"/>
                <w:sz w:val="20"/>
                <w:szCs w:val="20"/>
              </w:rPr>
              <w:t>▲</w:t>
            </w:r>
            <w:r>
              <w:rPr>
                <w:rFonts w:ascii="Arial" w:eastAsia="Arial" w:hAnsi="Arial" w:cs="Arial"/>
                <w:color w:val="000000"/>
                <w:sz w:val="15"/>
                <w:szCs w:val="15"/>
              </w:rPr>
              <w:t xml:space="preserve"> 7,6</w:t>
            </w:r>
          </w:p>
        </w:tc>
      </w:tr>
      <w:bookmarkEnd w:id="53"/>
      <w:bookmarkEnd w:id="62"/>
    </w:tbl>
    <w:p w14:paraId="51B313C3" w14:textId="77777777" w:rsidR="00F6272D" w:rsidRDefault="00F6272D"/>
    <w:sectPr w:rsidR="00F6272D" w:rsidSect="008A7F9A">
      <w:headerReference w:type="even" r:id="rId20"/>
      <w:headerReference w:type="default" r:id="rId21"/>
      <w:footerReference w:type="even" r:id="rId22"/>
      <w:footerReference w:type="default" r:id="rId23"/>
      <w:headerReference w:type="first" r:id="rId24"/>
      <w:footerReference w:type="first" r:id="rId25"/>
      <w:footnotePr>
        <w:numRestart w:val="eachSect"/>
      </w:footnotePr>
      <w:pgSz w:w="12240" w:h="15840"/>
      <w:pgMar w:top="1843" w:right="1134" w:bottom="1134" w:left="1134" w:header="567"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Ivo Farfán Romero" w:date="2026-05-28T10:25:00Z" w:initials="IF">
    <w:p w14:paraId="1C537E4B" w14:textId="77777777" w:rsidR="00E8291F" w:rsidRDefault="00E8291F" w:rsidP="007970EE">
      <w:pPr>
        <w:pStyle w:val="Textocomentario"/>
      </w:pPr>
      <w:r>
        <w:rPr>
          <w:rStyle w:val="Refdecomentario"/>
        </w:rPr>
        <w:annotationRef/>
      </w:r>
      <w:r>
        <w:rPr>
          <w:lang w:val="es-CL"/>
        </w:rPr>
        <w:t>No se entiende bien a qué gráfica ni qué variables se van a mostrar. Considero que no aporta valor a la minuta.</w:t>
      </w:r>
    </w:p>
  </w:comment>
  <w:comment w:id="7" w:author="Ivo Farfán Romero" w:date="2026-05-28T10:29:00Z" w:initials="IF">
    <w:p w14:paraId="01672C8C" w14:textId="77777777" w:rsidR="00254F8D" w:rsidRDefault="00254F8D" w:rsidP="008B46E5">
      <w:pPr>
        <w:pStyle w:val="Textocomentario"/>
      </w:pPr>
      <w:r>
        <w:rPr>
          <w:rStyle w:val="Refdecomentario"/>
        </w:rPr>
        <w:annotationRef/>
      </w:r>
      <w:r>
        <w:rPr>
          <w:lang w:val="es-CL"/>
        </w:rPr>
        <w:t>Cuál es la idea de hacer una aproximación desde JJA 2021 en la creación de empleo?</w:t>
      </w:r>
      <w:r>
        <w:rPr>
          <w:lang w:val="es-CL"/>
        </w:rPr>
        <w:br/>
      </w:r>
      <w:r>
        <w:rPr>
          <w:lang w:val="es-CL"/>
        </w:rPr>
        <w:br/>
        <w:t>Considero que no entrega información fiable mostrar la serie desde esa fecha, sesga la dinámica que ha seguido el mercado laboral en Chile. Una serie de empleo desde un contexto prepandemia podría ser más informativa para observar tendencias, pero hacerlo de esta manera no creo que entregue información fiable.</w:t>
      </w:r>
    </w:p>
  </w:comment>
  <w:comment w:id="13" w:author="Ivo Farfán Romero" w:date="2026-05-28T10:39:00Z" w:initials="IF">
    <w:p w14:paraId="3C548A9C" w14:textId="77777777" w:rsidR="008917E9" w:rsidRDefault="008917E9" w:rsidP="00300C4D">
      <w:pPr>
        <w:pStyle w:val="Textocomentario"/>
      </w:pPr>
      <w:r>
        <w:rPr>
          <w:rStyle w:val="Refdecomentario"/>
        </w:rPr>
        <w:annotationRef/>
      </w:r>
      <w:r>
        <w:rPr>
          <w:lang w:val="es-CL"/>
        </w:rPr>
        <w:t xml:space="preserve">Deberíamos ordenar mejor este párrafo. Se parte hablando de ocupación en nivel, se sigue con desocupación en tasas, luego con participación e informalidad solo con palabras, para cerrar con niveles de personas desocupadas y fuerza de trabajo. </w:t>
      </w:r>
      <w:r>
        <w:rPr>
          <w:lang w:val="es-CL"/>
        </w:rPr>
        <w:br/>
      </w:r>
      <w:r>
        <w:rPr>
          <w:lang w:val="es-CL"/>
        </w:rPr>
        <w:br/>
        <w:t>Considero que esto debe estar mucho más estandarizado. De lo contrario es mejor dejar el primer párrafo y pasar a las ideas fuerza que es información más clara.</w:t>
      </w:r>
      <w:r>
        <w:rPr>
          <w:lang w:val="es-CL"/>
        </w:rPr>
        <w:br/>
      </w:r>
      <w:r>
        <w:rPr>
          <w:lang w:val="es-CL"/>
        </w:rPr>
        <w:br/>
        <w:t>Si lo que se busca es hacer un análisis más comentado, me parece que lo relevante del párrafo deberían ser las tendencias y los cambios interanuales, más que el cambio coyuntural de trimestre a trimestre y ajusta las cifras a aquello.</w:t>
      </w:r>
    </w:p>
  </w:comment>
  <w:comment w:id="58" w:author="Ivo Farfán Romero" w:date="2026-05-28T10:47:00Z" w:initials="IF">
    <w:p w14:paraId="5A93BDBD" w14:textId="77777777" w:rsidR="00E816A8" w:rsidRDefault="00E816A8" w:rsidP="002833C3">
      <w:pPr>
        <w:pStyle w:val="Textocomentario"/>
      </w:pPr>
      <w:r>
        <w:rPr>
          <w:rStyle w:val="Refdecomentario"/>
        </w:rPr>
        <w:annotationRef/>
      </w:r>
      <w:r>
        <w:rPr>
          <w:lang w:val="es-CL"/>
        </w:rPr>
        <w:t>La gráfica 4 en la variable sugiero colocar Sexo, en vez de sexo_label</w:t>
      </w:r>
    </w:p>
  </w:comment>
  <w:comment w:id="60" w:author="Ivo Farfán Romero" w:date="2026-05-28T10:58:00Z" w:initials="IF">
    <w:p w14:paraId="0171577F" w14:textId="77777777" w:rsidR="00FE27C2" w:rsidRDefault="00FE27C2" w:rsidP="00883559">
      <w:pPr>
        <w:pStyle w:val="Textocomentario"/>
      </w:pPr>
      <w:r>
        <w:rPr>
          <w:rStyle w:val="Refdecomentario"/>
        </w:rPr>
        <w:annotationRef/>
      </w:r>
      <w:r>
        <w:rPr>
          <w:lang w:val="es-CL"/>
        </w:rPr>
        <w:t>Agregar decimal</w:t>
      </w:r>
    </w:p>
  </w:comment>
  <w:comment w:id="61" w:author="Ivo Farfán Romero" w:date="2026-05-28T10:58:00Z" w:initials="IF">
    <w:p w14:paraId="4B1311EA" w14:textId="77777777" w:rsidR="00FE27C2" w:rsidRDefault="00FE27C2" w:rsidP="00B718AD">
      <w:pPr>
        <w:pStyle w:val="Textocomentario"/>
      </w:pPr>
      <w:r>
        <w:rPr>
          <w:rStyle w:val="Refdecomentario"/>
        </w:rPr>
        <w:annotationRef/>
      </w:r>
      <w:r>
        <w:rPr>
          <w:lang w:val="es-CL"/>
        </w:rPr>
        <w:t>Agregar decimal</w:t>
      </w:r>
    </w:p>
  </w:comment>
  <w:comment w:id="65" w:author="Ivo Farfán Romero" w:date="2026-05-28T11:05:00Z" w:initials="IF">
    <w:p w14:paraId="7732E0FA" w14:textId="77777777" w:rsidR="00FE27C2" w:rsidRDefault="00FE27C2" w:rsidP="00935271">
      <w:pPr>
        <w:pStyle w:val="Textocomentario"/>
      </w:pPr>
      <w:r>
        <w:rPr>
          <w:rStyle w:val="Refdecomentario"/>
        </w:rPr>
        <w:annotationRef/>
      </w:r>
      <w:r>
        <w:rPr>
          <w:lang w:val="es-CL"/>
        </w:rPr>
        <w:t xml:space="preserve">+10,7 puntos porcentuales en ocupados informales??? </w:t>
      </w:r>
      <w:r>
        <w:rPr>
          <w:lang w:val="es-CL"/>
        </w:rPr>
        <w:br/>
      </w:r>
      <w:r>
        <w:rPr>
          <w:lang w:val="es-CL"/>
        </w:rPr>
        <w:br/>
        <w:t>Revisar cifra</w:t>
      </w:r>
    </w:p>
  </w:comment>
  <w:comment w:id="68" w:author="Ivo Farfán Romero" w:date="2026-05-28T11:09:00Z" w:initials="IF">
    <w:p w14:paraId="212F3D04" w14:textId="77777777" w:rsidR="00F6272D" w:rsidRDefault="00F6272D" w:rsidP="00ED5ABE">
      <w:pPr>
        <w:pStyle w:val="Textocomentario"/>
      </w:pPr>
      <w:r>
        <w:rPr>
          <w:rStyle w:val="Refdecomentario"/>
        </w:rPr>
        <w:annotationRef/>
      </w:r>
      <w:r>
        <w:rPr>
          <w:lang w:val="es-CL"/>
        </w:rPr>
        <w:t>No es el trimestre de fin del COVID, si observamos las gráficas de empleo la situación es diferente en cuanto a “normalización” del mercado.</w:t>
      </w:r>
      <w:r>
        <w:rPr>
          <w:lang w:val="es-CL"/>
        </w:rPr>
        <w:br/>
      </w:r>
      <w:r>
        <w:rPr>
          <w:lang w:val="es-CL"/>
        </w:rPr>
        <w:br/>
        <w:t>Si nos vamos al hecho, la emergencia sanitaria acabó en agosto 2023.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537E4B" w15:done="0"/>
  <w15:commentEx w15:paraId="01672C8C" w15:done="0"/>
  <w15:commentEx w15:paraId="3C548A9C" w15:done="0"/>
  <w15:commentEx w15:paraId="5A93BDBD" w15:done="0"/>
  <w15:commentEx w15:paraId="0171577F" w15:done="0"/>
  <w15:commentEx w15:paraId="4B1311EA" w15:done="0"/>
  <w15:commentEx w15:paraId="7732E0FA" w15:done="0"/>
  <w15:commentEx w15:paraId="212F3D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63A8F" w16cex:dateUtc="2026-05-28T14:25:00Z"/>
  <w16cex:commentExtensible w16cex:durableId="41C202EC" w16cex:dateUtc="2026-05-28T14:29:00Z"/>
  <w16cex:commentExtensible w16cex:durableId="2BE4932A" w16cex:dateUtc="2026-05-28T14:39:00Z"/>
  <w16cex:commentExtensible w16cex:durableId="0C436263" w16cex:dateUtc="2026-05-28T14:47:00Z"/>
  <w16cex:commentExtensible w16cex:durableId="15BEA985" w16cex:dateUtc="2026-05-28T14:58:00Z"/>
  <w16cex:commentExtensible w16cex:durableId="096F5437" w16cex:dateUtc="2026-05-28T14:58:00Z"/>
  <w16cex:commentExtensible w16cex:durableId="61495207" w16cex:dateUtc="2026-05-28T15:05:00Z"/>
  <w16cex:commentExtensible w16cex:durableId="1E3371D5" w16cex:dateUtc="2026-05-28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537E4B" w16cid:durableId="10063A8F"/>
  <w16cid:commentId w16cid:paraId="01672C8C" w16cid:durableId="41C202EC"/>
  <w16cid:commentId w16cid:paraId="3C548A9C" w16cid:durableId="2BE4932A"/>
  <w16cid:commentId w16cid:paraId="5A93BDBD" w16cid:durableId="0C436263"/>
  <w16cid:commentId w16cid:paraId="0171577F" w16cid:durableId="15BEA985"/>
  <w16cid:commentId w16cid:paraId="4B1311EA" w16cid:durableId="096F5437"/>
  <w16cid:commentId w16cid:paraId="7732E0FA" w16cid:durableId="61495207"/>
  <w16cid:commentId w16cid:paraId="212F3D04" w16cid:durableId="1E337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7708" w14:textId="77777777" w:rsidR="002B1B45" w:rsidRDefault="002B1B45">
      <w:pPr>
        <w:spacing w:after="0"/>
      </w:pPr>
      <w:r>
        <w:separator/>
      </w:r>
    </w:p>
  </w:endnote>
  <w:endnote w:type="continuationSeparator" w:id="0">
    <w:p w14:paraId="7CCF53DA" w14:textId="77777777" w:rsidR="002B1B45" w:rsidRDefault="002B1B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38DE" w14:textId="77777777" w:rsidR="008A7F9A" w:rsidRDefault="008A7F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1B40" w14:textId="77777777" w:rsidR="008A7F9A" w:rsidRDefault="008A7F9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C76C" w14:textId="77777777" w:rsidR="008A7F9A" w:rsidRDefault="008A7F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F5F5" w14:textId="77777777" w:rsidR="002B1B45" w:rsidRDefault="002B1B45">
      <w:pPr>
        <w:spacing w:after="0"/>
      </w:pPr>
      <w:r>
        <w:separator/>
      </w:r>
    </w:p>
  </w:footnote>
  <w:footnote w:type="continuationSeparator" w:id="0">
    <w:p w14:paraId="3CCEFA39" w14:textId="77777777" w:rsidR="002B1B45" w:rsidRDefault="002B1B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973A" w14:textId="77777777" w:rsidR="008A7F9A" w:rsidRDefault="008A7F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F82E" w14:textId="77777777" w:rsidR="007B6563" w:rsidRPr="00E8291F" w:rsidRDefault="00067682"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CL"/>
      </w:rPr>
    </w:pPr>
    <w:r>
      <w:rPr>
        <w:rFonts w:ascii="Cambria" w:eastAsia="Cambria" w:hAnsi="Cambria" w:cs="Cambria"/>
        <w:noProof/>
        <w:color w:val="000000"/>
      </w:rPr>
      <w:drawing>
        <wp:anchor distT="0" distB="0" distL="114300" distR="114300" simplePos="0" relativeHeight="251658240" behindDoc="0" locked="0" layoutInCell="1" allowOverlap="1" wp14:anchorId="30A58C4F" wp14:editId="5A049049">
          <wp:simplePos x="0" y="0"/>
          <wp:positionH relativeFrom="column">
            <wp:posOffset>-576580</wp:posOffset>
          </wp:positionH>
          <wp:positionV relativeFrom="paragraph">
            <wp:posOffset>-190500</wp:posOffset>
          </wp:positionV>
          <wp:extent cx="1019816" cy="923925"/>
          <wp:effectExtent l="0" t="0" r="0" b="0"/>
          <wp:wrapNone/>
          <wp:docPr id="1363545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8527" name="Imagen 1792668527"/>
                  <pic:cNvPicPr/>
                </pic:nvPicPr>
                <pic:blipFill>
                  <a:blip r:embed="rId1">
                    <a:extLst>
                      <a:ext uri="{28A0092B-C50C-407E-A947-70E740481C1C}">
                        <a14:useLocalDpi xmlns:a14="http://schemas.microsoft.com/office/drawing/2010/main" val="0"/>
                      </a:ext>
                    </a:extLst>
                  </a:blip>
                  <a:stretch>
                    <a:fillRect/>
                  </a:stretch>
                </pic:blipFill>
                <pic:spPr>
                  <a:xfrm>
                    <a:off x="0" y="0"/>
                    <a:ext cx="1019816" cy="923925"/>
                  </a:xfrm>
                  <a:prstGeom prst="rect">
                    <a:avLst/>
                  </a:prstGeom>
                </pic:spPr>
              </pic:pic>
            </a:graphicData>
          </a:graphic>
          <wp14:sizeRelH relativeFrom="margin">
            <wp14:pctWidth>0</wp14:pctWidth>
          </wp14:sizeRelH>
          <wp14:sizeRelV relativeFrom="margin">
            <wp14:pctHeight>0</wp14:pctHeight>
          </wp14:sizeRelV>
        </wp:anchor>
      </w:drawing>
    </w:r>
    <w:r w:rsidR="007B6563" w:rsidRPr="00E8291F">
      <w:rPr>
        <w:rFonts w:ascii="Verdana" w:eastAsia="Cambria" w:hAnsi="Verdana" w:cs="Cambria"/>
        <w:color w:val="000000"/>
        <w:sz w:val="20"/>
        <w:szCs w:val="20"/>
        <w:lang w:val="es-CL"/>
      </w:rPr>
      <w:tab/>
    </w:r>
    <w:r w:rsidR="007B6563" w:rsidRPr="00E8291F">
      <w:rPr>
        <w:rFonts w:ascii="Verdana" w:eastAsia="Cambria" w:hAnsi="Verdana" w:cs="Cambria"/>
        <w:color w:val="000000"/>
        <w:sz w:val="20"/>
        <w:szCs w:val="20"/>
        <w:lang w:val="es-CL"/>
      </w:rPr>
      <w:tab/>
      <w:t>Subsecretaría del Trabajo</w:t>
    </w:r>
  </w:p>
  <w:p w14:paraId="206AD727" w14:textId="77777777" w:rsidR="007B6563" w:rsidRDefault="007B6563"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CL"/>
      </w:rPr>
    </w:pPr>
    <w:r w:rsidRPr="00E8291F">
      <w:rPr>
        <w:rFonts w:ascii="Verdana" w:eastAsia="Cambria" w:hAnsi="Verdana" w:cs="Cambria"/>
        <w:color w:val="000000"/>
        <w:sz w:val="20"/>
        <w:szCs w:val="20"/>
        <w:lang w:val="es-CL"/>
      </w:rPr>
      <w:tab/>
    </w:r>
    <w:r w:rsidRPr="00A015D1">
      <w:rPr>
        <w:rFonts w:ascii="Verdana" w:eastAsia="Cambria" w:hAnsi="Verdana" w:cs="Cambria"/>
        <w:color w:val="000000"/>
        <w:sz w:val="20"/>
        <w:szCs w:val="20"/>
        <w:lang w:val="es-CL"/>
      </w:rPr>
      <w:t>Departamento de Seguimiento y Evaluación de Políticas</w:t>
    </w:r>
  </w:p>
  <w:p w14:paraId="3DCCAFDC" w14:textId="77777777" w:rsidR="008A7F9A" w:rsidRPr="00A015D1" w:rsidRDefault="008A7F9A" w:rsidP="008A7F9A">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CL"/>
      </w:rPr>
    </w:pPr>
    <w:r>
      <w:rPr>
        <w:rFonts w:ascii="Verdana" w:eastAsia="Cambria" w:hAnsi="Verdana" w:cs="Cambria"/>
        <w:color w:val="000000"/>
        <w:sz w:val="20"/>
        <w:szCs w:val="20"/>
        <w:lang w:val="es-CL"/>
      </w:rPr>
      <w:t>División de Políticas de Empleo</w:t>
    </w:r>
  </w:p>
  <w:p w14:paraId="708369B4" w14:textId="01D6450D" w:rsidR="007B6563" w:rsidRPr="00170785" w:rsidRDefault="007B6563" w:rsidP="00067682">
    <w:pPr>
      <w:pBdr>
        <w:top w:val="nil"/>
        <w:left w:val="nil"/>
        <w:bottom w:val="nil"/>
        <w:right w:val="nil"/>
        <w:between w:val="nil"/>
      </w:pBdr>
      <w:tabs>
        <w:tab w:val="center" w:pos="4320"/>
        <w:tab w:val="right" w:pos="8640"/>
      </w:tabs>
      <w:spacing w:after="0" w:line="0" w:lineRule="atLeast"/>
      <w:ind w:left="425"/>
      <w:jc w:val="right"/>
      <w:rPr>
        <w:rFonts w:ascii="Verdana" w:eastAsia="Cambria" w:hAnsi="Verdana" w:cs="Cambria"/>
        <w:color w:val="000000"/>
        <w:sz w:val="20"/>
        <w:szCs w:val="20"/>
        <w:lang w:val="es-ES"/>
      </w:rPr>
    </w:pPr>
    <w:r w:rsidRPr="00A015D1">
      <w:rPr>
        <w:rFonts w:ascii="Verdana" w:eastAsia="Cambria" w:hAnsi="Verdana" w:cs="Cambria"/>
        <w:color w:val="000000"/>
        <w:sz w:val="20"/>
        <w:szCs w:val="20"/>
        <w:lang w:val="es-CL"/>
      </w:rPr>
      <w:tab/>
    </w:r>
    <w:r w:rsidR="00673476">
      <w:rPr>
        <w:rFonts w:ascii="Verdana" w:eastAsia="Cambria" w:hAnsi="Verdana" w:cs="Cambria"/>
        <w:color w:val="000000"/>
        <w:sz w:val="20"/>
        <w:szCs w:val="20"/>
        <w:lang w:val="es-CL"/>
      </w:rPr>
      <w:fldChar w:fldCharType="begin"/>
    </w:r>
    <w:r w:rsidR="00673476">
      <w:rPr>
        <w:rFonts w:ascii="Verdana" w:eastAsia="Cambria" w:hAnsi="Verdana" w:cs="Cambria"/>
        <w:color w:val="000000"/>
        <w:sz w:val="20"/>
        <w:szCs w:val="20"/>
        <w:lang w:val="es-CL"/>
      </w:rPr>
      <w:instrText xml:space="preserve"> TIME \@ "d 'de' MMMM 'de' yyyy" </w:instrText>
    </w:r>
    <w:r w:rsidR="00673476">
      <w:rPr>
        <w:rFonts w:ascii="Verdana" w:eastAsia="Cambria" w:hAnsi="Verdana" w:cs="Cambria"/>
        <w:color w:val="000000"/>
        <w:sz w:val="20"/>
        <w:szCs w:val="20"/>
        <w:lang w:val="es-CL"/>
      </w:rPr>
      <w:fldChar w:fldCharType="separate"/>
    </w:r>
    <w:r w:rsidR="00EE273B">
      <w:rPr>
        <w:rFonts w:ascii="Verdana" w:eastAsia="Cambria" w:hAnsi="Verdana" w:cs="Cambria"/>
        <w:noProof/>
        <w:color w:val="000000"/>
        <w:sz w:val="20"/>
        <w:szCs w:val="20"/>
        <w:lang w:val="es-CL"/>
      </w:rPr>
      <w:t>28 de mayo de 2026</w:t>
    </w:r>
    <w:r w:rsidR="00673476">
      <w:rPr>
        <w:rFonts w:ascii="Verdana" w:eastAsia="Cambria" w:hAnsi="Verdana" w:cs="Cambria"/>
        <w:color w:val="000000"/>
        <w:sz w:val="20"/>
        <w:szCs w:val="20"/>
        <w:lang w:val="es-CL"/>
      </w:rPr>
      <w:fldChar w:fldCharType="end"/>
    </w:r>
  </w:p>
  <w:p w14:paraId="7C7B15F9" w14:textId="77777777" w:rsidR="007B6563" w:rsidRPr="00E8291F" w:rsidRDefault="007B6563">
    <w:pPr>
      <w:pStyle w:val="Encabezado"/>
      <w:rPr>
        <w:lang w:val="es-C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0AB3" w14:textId="77777777" w:rsidR="008A7F9A" w:rsidRDefault="008A7F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4601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4522830">
    <w:abstractNumId w:val="0"/>
  </w:num>
  <w:num w:numId="2" w16cid:durableId="3507664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o Farfán Romero">
    <w15:presenceInfo w15:providerId="AD" w15:userId="S::ifarfan@mintrab.gob.cl::07869a5e-0422-452e-a4fc-35e654d643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017"/>
    <w:rsid w:val="00006F0A"/>
    <w:rsid w:val="00067682"/>
    <w:rsid w:val="00170785"/>
    <w:rsid w:val="00197C88"/>
    <w:rsid w:val="00254F8D"/>
    <w:rsid w:val="002B1B45"/>
    <w:rsid w:val="00393F07"/>
    <w:rsid w:val="00632ABD"/>
    <w:rsid w:val="00673476"/>
    <w:rsid w:val="00677F22"/>
    <w:rsid w:val="006F1DAA"/>
    <w:rsid w:val="007B6563"/>
    <w:rsid w:val="007E6F4B"/>
    <w:rsid w:val="00833ABC"/>
    <w:rsid w:val="008917E9"/>
    <w:rsid w:val="00891E63"/>
    <w:rsid w:val="008A7F9A"/>
    <w:rsid w:val="009A0AB7"/>
    <w:rsid w:val="009B3898"/>
    <w:rsid w:val="009E55BD"/>
    <w:rsid w:val="00A376DF"/>
    <w:rsid w:val="00A53169"/>
    <w:rsid w:val="00B219F0"/>
    <w:rsid w:val="00C223B7"/>
    <w:rsid w:val="00CA2017"/>
    <w:rsid w:val="00D753B8"/>
    <w:rsid w:val="00E816A8"/>
    <w:rsid w:val="00E8291F"/>
    <w:rsid w:val="00EE273B"/>
    <w:rsid w:val="00F40A8D"/>
    <w:rsid w:val="00F6272D"/>
    <w:rsid w:val="00FB0CBC"/>
    <w:rsid w:val="00FE2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F75C1"/>
  <w15:docId w15:val="{67832B46-65EC-4136-A1CB-6CB114510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FB0CBC"/>
    <w:pPr>
      <w:spacing w:before="180" w:after="18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cabezado">
    <w:name w:val="header"/>
    <w:basedOn w:val="Normal"/>
    <w:link w:val="EncabezadoCar"/>
    <w:rsid w:val="007B6563"/>
    <w:pPr>
      <w:tabs>
        <w:tab w:val="center" w:pos="4419"/>
        <w:tab w:val="right" w:pos="8838"/>
      </w:tabs>
      <w:spacing w:after="0"/>
    </w:pPr>
  </w:style>
  <w:style w:type="character" w:customStyle="1" w:styleId="EncabezadoCar">
    <w:name w:val="Encabezado Car"/>
    <w:basedOn w:val="Fuentedeprrafopredeter"/>
    <w:link w:val="Encabezado"/>
    <w:rsid w:val="007B6563"/>
  </w:style>
  <w:style w:type="paragraph" w:styleId="Piedepgina">
    <w:name w:val="footer"/>
    <w:basedOn w:val="Normal"/>
    <w:link w:val="PiedepginaCar"/>
    <w:rsid w:val="007B6563"/>
    <w:pPr>
      <w:tabs>
        <w:tab w:val="center" w:pos="4419"/>
        <w:tab w:val="right" w:pos="8838"/>
      </w:tabs>
      <w:spacing w:after="0"/>
    </w:pPr>
  </w:style>
  <w:style w:type="character" w:customStyle="1" w:styleId="PiedepginaCar">
    <w:name w:val="Pie de página Car"/>
    <w:basedOn w:val="Fuentedeprrafopredeter"/>
    <w:link w:val="Piedepgina"/>
    <w:rsid w:val="007B6563"/>
  </w:style>
  <w:style w:type="character" w:styleId="Refdecomentario">
    <w:name w:val="annotation reference"/>
    <w:basedOn w:val="Fuentedeprrafopredeter"/>
    <w:rsid w:val="00E8291F"/>
    <w:rPr>
      <w:sz w:val="16"/>
      <w:szCs w:val="16"/>
    </w:rPr>
  </w:style>
  <w:style w:type="paragraph" w:styleId="Textocomentario">
    <w:name w:val="annotation text"/>
    <w:basedOn w:val="Normal"/>
    <w:link w:val="TextocomentarioCar"/>
    <w:rsid w:val="00E8291F"/>
    <w:rPr>
      <w:sz w:val="20"/>
      <w:szCs w:val="20"/>
    </w:rPr>
  </w:style>
  <w:style w:type="character" w:customStyle="1" w:styleId="TextocomentarioCar">
    <w:name w:val="Texto comentario Car"/>
    <w:basedOn w:val="Fuentedeprrafopredeter"/>
    <w:link w:val="Textocomentario"/>
    <w:rsid w:val="00E8291F"/>
    <w:rPr>
      <w:sz w:val="20"/>
      <w:szCs w:val="20"/>
    </w:rPr>
  </w:style>
  <w:style w:type="paragraph" w:styleId="Asuntodelcomentario">
    <w:name w:val="annotation subject"/>
    <w:basedOn w:val="Textocomentario"/>
    <w:next w:val="Textocomentario"/>
    <w:link w:val="AsuntodelcomentarioCar"/>
    <w:rsid w:val="00E8291F"/>
    <w:rPr>
      <w:b/>
      <w:bCs/>
    </w:rPr>
  </w:style>
  <w:style w:type="character" w:customStyle="1" w:styleId="AsuntodelcomentarioCar">
    <w:name w:val="Asunto del comentario Car"/>
    <w:basedOn w:val="TextocomentarioCar"/>
    <w:link w:val="Asuntodelcomentario"/>
    <w:rsid w:val="00E8291F"/>
    <w:rPr>
      <w:b/>
      <w:bCs/>
      <w:sz w:val="20"/>
      <w:szCs w:val="20"/>
    </w:rPr>
  </w:style>
  <w:style w:type="paragraph" w:styleId="Revisin">
    <w:name w:val="Revision"/>
    <w:hidden/>
    <w:rsid w:val="00E829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 Id="rId27" Type="http://schemas.microsoft.com/office/2011/relationships/people" Target="people.xml"/><Relationship Id="rId30"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6A449C9AD7EB64CBE47BB01D2F9DC43" ma:contentTypeVersion="10" ma:contentTypeDescription="Crear nuevo documento." ma:contentTypeScope="" ma:versionID="701aaae540098d22da515fc0ee80c7a0">
  <xsd:schema xmlns:xsd="http://www.w3.org/2001/XMLSchema" xmlns:xs="http://www.w3.org/2001/XMLSchema" xmlns:p="http://schemas.microsoft.com/office/2006/metadata/properties" xmlns:ns2="853be36b-fb6b-4f10-be58-957dc5fe6f7b" xmlns:ns3="17764dea-cca3-4e4f-8cd1-527cadbd3a73" targetNamespace="http://schemas.microsoft.com/office/2006/metadata/properties" ma:root="true" ma:fieldsID="7a09227cc7ddb6f71b96b926a4a9d7c7" ns2:_="" ns3:_="">
    <xsd:import namespace="853be36b-fb6b-4f10-be58-957dc5fe6f7b"/>
    <xsd:import namespace="17764dea-cca3-4e4f-8cd1-527cadbd3a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be36b-fb6b-4f10-be58-957dc5fe6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fc5b82c-76fc-48c1-9a2c-bd7d8699df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764dea-cca3-4e4f-8cd1-527cadbd3a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cb301a0-ec2f-4cad-a194-b9fd42c522dc}" ma:internalName="TaxCatchAll" ma:showField="CatchAllData" ma:web="17764dea-cca3-4e4f-8cd1-527cadbd3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7764dea-cca3-4e4f-8cd1-527cadbd3a73" xsi:nil="true"/>
    <lcf76f155ced4ddcb4097134ff3c332f xmlns="853be36b-fb6b-4f10-be58-957dc5fe6f7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F5AB71-2DCB-4CC2-A079-6ABEAA3CD625}">
  <ds:schemaRefs>
    <ds:schemaRef ds:uri="http://schemas.openxmlformats.org/officeDocument/2006/bibliography"/>
  </ds:schemaRefs>
</ds:datastoreItem>
</file>

<file path=customXml/itemProps2.xml><?xml version="1.0" encoding="utf-8"?>
<ds:datastoreItem xmlns:ds="http://schemas.openxmlformats.org/officeDocument/2006/customXml" ds:itemID="{4934C484-9AEB-466E-831A-9FDF3C9CD19E}"/>
</file>

<file path=customXml/itemProps3.xml><?xml version="1.0" encoding="utf-8"?>
<ds:datastoreItem xmlns:ds="http://schemas.openxmlformats.org/officeDocument/2006/customXml" ds:itemID="{07E56087-A661-477A-8B32-2012DB12873B}"/>
</file>

<file path=customXml/itemProps4.xml><?xml version="1.0" encoding="utf-8"?>
<ds:datastoreItem xmlns:ds="http://schemas.openxmlformats.org/officeDocument/2006/customXml" ds:itemID="{4250C822-C0AB-4CAA-AE34-572E88018446}"/>
</file>

<file path=docProps/app.xml><?xml version="1.0" encoding="utf-8"?>
<Properties xmlns="http://schemas.openxmlformats.org/officeDocument/2006/extended-properties" xmlns:vt="http://schemas.openxmlformats.org/officeDocument/2006/docPropsVTypes">
  <Template>Normal</Template>
  <TotalTime>197</TotalTime>
  <Pages>14</Pages>
  <Words>3001</Words>
  <Characters>16511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Minuta coyuntural de empleo EFM 2026</vt:lpstr>
    </vt:vector>
  </TitlesOfParts>
  <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coyuntural de empleo EFM 2026</dc:title>
  <dc:creator>División de Políticas de Empleo</dc:creator>
  <cp:keywords/>
  <cp:lastModifiedBy>Octavio Aguayo</cp:lastModifiedBy>
  <cp:revision>3</cp:revision>
  <dcterms:created xsi:type="dcterms:W3CDTF">2026-05-26T15:40:00Z</dcterms:created>
  <dcterms:modified xsi:type="dcterms:W3CDTF">2026-05-28T17:59:00Z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ContentTypeId">
    <vt:lpwstr>0x01010016A449C9AD7EB64CBE47BB01D2F9DC43</vt:lpwstr>
  </property>
</Properties>
</file>